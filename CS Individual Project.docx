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49FEAC" w14:textId="1CDFF2F8" w:rsidR="006576A3" w:rsidRDefault="006576A3"/>
    <w:p w14:paraId="30951035" w14:textId="6B94A233" w:rsidR="00DF7BF5" w:rsidRPr="00DF7BF5" w:rsidRDefault="00DF7BF5" w:rsidP="00DF7BF5">
      <w:r>
        <w:rPr>
          <w:noProof/>
        </w:rPr>
        <mc:AlternateContent>
          <mc:Choice Requires="wps">
            <w:drawing>
              <wp:anchor distT="0" distB="0" distL="114300" distR="114300" simplePos="0" relativeHeight="251662336" behindDoc="0" locked="0" layoutInCell="1" allowOverlap="1" wp14:anchorId="434C283E" wp14:editId="159BB95D">
                <wp:simplePos x="0" y="0"/>
                <wp:positionH relativeFrom="margin">
                  <wp:align>center</wp:align>
                </wp:positionH>
                <wp:positionV relativeFrom="paragraph">
                  <wp:posOffset>13335</wp:posOffset>
                </wp:positionV>
                <wp:extent cx="1828800" cy="1828800"/>
                <wp:effectExtent l="0" t="0" r="0" b="9525"/>
                <wp:wrapSquare wrapText="bothSides"/>
                <wp:docPr id="213787134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D811DFF" w14:textId="7888DA0B" w:rsidR="00F7144D" w:rsidRPr="00CA6FAC" w:rsidRDefault="00DF7BF5" w:rsidP="00F7144D">
                            <w:pPr>
                              <w:rPr>
                                <w:rFonts w:ascii="Comic Sans MS" w:hAnsi="Comic Sans MS"/>
                                <w:noProof/>
                                <w:color w:val="171717" w:themeColor="background2" w:themeShade="1A"/>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noProof/>
                                <w:color w:val="171717" w:themeColor="background2" w:themeShade="1A"/>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 MODEL SCHOOL</w:t>
                            </w:r>
                          </w:p>
                          <w:p w14:paraId="6D72F9A7" w14:textId="34112ADE" w:rsidR="00DF7BF5" w:rsidRPr="00CA6FAC" w:rsidRDefault="00DF7BF5" w:rsidP="00F7144D">
                            <w:pPr>
                              <w:rPr>
                                <w:rFonts w:ascii="Comic Sans MS" w:hAnsi="Comic Sans MS"/>
                                <w:noProof/>
                                <w:color w:val="171717" w:themeColor="background2" w:themeShade="1A"/>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noProof/>
                                <w:color w:val="171717" w:themeColor="background2" w:themeShade="1A"/>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BARRACKPORE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34C283E" id="_x0000_t202" coordsize="21600,21600" o:spt="202" path="m,l,21600r21600,l21600,xe">
                <v:stroke joinstyle="miter"/>
                <v:path gradientshapeok="t" o:connecttype="rect"/>
              </v:shapetype>
              <v:shape id="Text Box 1" o:spid="_x0000_s1026" type="#_x0000_t202" style="position:absolute;left:0;text-align:left;margin-left:0;margin-top:1.05pt;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" filled="f" stroked="f">
                <v:textbox style="mso-fit-shape-to-text:t">
                  <w:txbxContent>
                    <w:p w14:paraId="6D811DFF" w14:textId="7888DA0B" w:rsidR="00F7144D" w:rsidRPr="00CA6FAC" w:rsidRDefault="00DF7BF5" w:rsidP="00F7144D">
                      <w:pPr>
                        <w:rPr>
                          <w:rFonts w:ascii="Comic Sans MS" w:hAnsi="Comic Sans MS"/>
                          <w:noProof/>
                          <w:color w:val="171717" w:themeColor="background2" w:themeShade="1A"/>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noProof/>
                          <w:color w:val="171717" w:themeColor="background2" w:themeShade="1A"/>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 MODEL SCHOOL</w:t>
                      </w:r>
                    </w:p>
                    <w:p w14:paraId="6D72F9A7" w14:textId="34112ADE" w:rsidR="00DF7BF5" w:rsidRPr="00CA6FAC" w:rsidRDefault="00DF7BF5" w:rsidP="00F7144D">
                      <w:pPr>
                        <w:rPr>
                          <w:rFonts w:ascii="Comic Sans MS" w:hAnsi="Comic Sans MS"/>
                          <w:noProof/>
                          <w:color w:val="171717" w:themeColor="background2" w:themeShade="1A"/>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noProof/>
                          <w:color w:val="171717" w:themeColor="background2" w:themeShade="1A"/>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BARRACKPORE</w:t>
                      </w:r>
                    </w:p>
                  </w:txbxContent>
                </v:textbox>
                <w10:wrap type="square" anchorx="margin"/>
              </v:shape>
            </w:pict>
          </mc:Fallback>
        </mc:AlternateContent>
      </w:r>
    </w:p>
    <w:p w14:paraId="06BE1A2B" w14:textId="7DB741AB" w:rsidR="00DF7BF5" w:rsidRPr="00DF7BF5" w:rsidRDefault="00DF7BF5" w:rsidP="00DF7BF5"/>
    <w:p w14:paraId="54367D66" w14:textId="3C2213AF" w:rsidR="00DF7BF5" w:rsidRPr="00DF7BF5" w:rsidRDefault="00DF7BF5" w:rsidP="00DF7BF5"/>
    <w:p w14:paraId="3DE37D99" w14:textId="70EA66C3" w:rsidR="00DF7BF5" w:rsidRPr="00DF7BF5" w:rsidRDefault="00DF7BF5" w:rsidP="00DF7BF5"/>
    <w:p w14:paraId="115935C4" w14:textId="36149D1B" w:rsidR="00DF7BF5" w:rsidRPr="00DF7BF5" w:rsidRDefault="00DF7BF5" w:rsidP="00DF7BF5"/>
    <w:p w14:paraId="41BF43EC" w14:textId="347F6857" w:rsidR="00DF7BF5" w:rsidRPr="00DF7BF5" w:rsidRDefault="00DF7BF5" w:rsidP="00DF7BF5"/>
    <w:p w14:paraId="73459CA7" w14:textId="775EAB4C" w:rsidR="00DF7BF5" w:rsidRPr="00DF7BF5" w:rsidRDefault="00DF7BF5" w:rsidP="00DF7BF5"/>
    <w:p w14:paraId="627FF72E" w14:textId="5256EB7B" w:rsidR="00DF7BF5" w:rsidRPr="00DF7BF5" w:rsidRDefault="00DF7BF5" w:rsidP="00DF7BF5"/>
    <w:p w14:paraId="79E575EA" w14:textId="0E15E42A" w:rsidR="00DF7BF5" w:rsidRPr="00DF7BF5" w:rsidRDefault="00DF7BF5" w:rsidP="00DF7BF5">
      <w:r>
        <w:rPr>
          <w:noProof/>
        </w:rPr>
        <w:drawing>
          <wp:anchor distT="0" distB="0" distL="114300" distR="114300" simplePos="0" relativeHeight="251658240" behindDoc="0" locked="0" layoutInCell="1" allowOverlap="1" wp14:anchorId="462286B2" wp14:editId="57171212">
            <wp:simplePos x="0" y="0"/>
            <wp:positionH relativeFrom="margin">
              <wp:posOffset>1487170</wp:posOffset>
            </wp:positionH>
            <wp:positionV relativeFrom="paragraph">
              <wp:posOffset>144989</wp:posOffset>
            </wp:positionV>
            <wp:extent cx="2539365" cy="2539365"/>
            <wp:effectExtent l="0" t="95250" r="0" b="127635"/>
            <wp:wrapSquare wrapText="bothSides"/>
            <wp:docPr id="78296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63776" name="Picture 782963776"/>
                    <pic:cNvPicPr/>
                  </pic:nvPicPr>
                  <pic:blipFill>
                    <a:blip r:embed="rId8">
                      <a:extLst>
                        <a:ext uri="{28A0092B-C50C-407E-A947-70E740481C1C}">
                          <a14:useLocalDpi xmlns:a14="http://schemas.microsoft.com/office/drawing/2010/main" val="0"/>
                        </a:ext>
                      </a:extLst>
                    </a:blip>
                    <a:stretch>
                      <a:fillRect/>
                    </a:stretch>
                  </pic:blipFill>
                  <pic:spPr>
                    <a:xfrm>
                      <a:off x="0" y="0"/>
                      <a:ext cx="2539365" cy="2539365"/>
                    </a:xfrm>
                    <a:prstGeom prst="rect">
                      <a:avLst/>
                    </a:prstGeom>
                    <a:ln w="6350">
                      <a:solidFill>
                        <a:srgbClr val="FFFF00"/>
                      </a:solidFill>
                    </a:ln>
                    <a:effectLst>
                      <a:glow rad="63500">
                        <a:srgbClr val="FFFF00">
                          <a:alpha val="60000"/>
                        </a:srgbClr>
                      </a:glow>
                      <a:outerShdw blurRad="50800" dist="38100" dir="2700000" algn="tl" rotWithShape="0">
                        <a:prstClr val="black">
                          <a:alpha val="40000"/>
                        </a:prstClr>
                      </a:outerShdw>
                      <a:softEdge rad="31750"/>
                    </a:effectLst>
                  </pic:spPr>
                </pic:pic>
              </a:graphicData>
            </a:graphic>
            <wp14:sizeRelH relativeFrom="page">
              <wp14:pctWidth>0</wp14:pctWidth>
            </wp14:sizeRelH>
            <wp14:sizeRelV relativeFrom="page">
              <wp14:pctHeight>0</wp14:pctHeight>
            </wp14:sizeRelV>
          </wp:anchor>
        </w:drawing>
      </w:r>
    </w:p>
    <w:p w14:paraId="05EE4F8B" w14:textId="053C90BE" w:rsidR="00DF7BF5" w:rsidRPr="00DF7BF5" w:rsidRDefault="00DF7BF5" w:rsidP="00DF7BF5"/>
    <w:p w14:paraId="79213C67" w14:textId="207EA250" w:rsidR="00DF7BF5" w:rsidRPr="00DF7BF5" w:rsidRDefault="00DF7BF5" w:rsidP="00DF7BF5"/>
    <w:p w14:paraId="148DDD90" w14:textId="36203ECC" w:rsidR="00DF7BF5" w:rsidRPr="00DF7BF5" w:rsidRDefault="00DF7BF5" w:rsidP="00DF7BF5"/>
    <w:p w14:paraId="53AB1967" w14:textId="77777777" w:rsidR="00DF7BF5" w:rsidRPr="00DF7BF5" w:rsidRDefault="00DF7BF5" w:rsidP="00DF7BF5"/>
    <w:p w14:paraId="5163771F" w14:textId="561E1E5F" w:rsidR="00DF7BF5" w:rsidRPr="00DF7BF5" w:rsidRDefault="00DF7BF5" w:rsidP="00DF7BF5"/>
    <w:p w14:paraId="298999FD" w14:textId="77777777" w:rsidR="00DF7BF5" w:rsidRPr="00DF7BF5" w:rsidRDefault="00DF7BF5" w:rsidP="00DF7BF5"/>
    <w:p w14:paraId="5C37B5B3" w14:textId="77777777" w:rsidR="00DF7BF5" w:rsidRPr="00DF7BF5" w:rsidRDefault="00DF7BF5" w:rsidP="00DF7BF5"/>
    <w:p w14:paraId="74013B54" w14:textId="02B34C77" w:rsidR="00DF7BF5" w:rsidRPr="00DF7BF5" w:rsidRDefault="00DF7BF5" w:rsidP="00DF7BF5"/>
    <w:p w14:paraId="411EC286" w14:textId="18F8DD0B" w:rsidR="00DF7BF5" w:rsidRPr="00DF7BF5" w:rsidRDefault="00DF7BF5" w:rsidP="00DF7BF5"/>
    <w:p w14:paraId="6D4D0DAD" w14:textId="3001D175" w:rsidR="00DF7BF5" w:rsidRPr="00DF7BF5" w:rsidRDefault="00DF7BF5" w:rsidP="00DF7BF5"/>
    <w:p w14:paraId="24D5655A" w14:textId="1D2A9E1F" w:rsidR="00DF7BF5" w:rsidRDefault="00DF7BF5" w:rsidP="00DF7BF5"/>
    <w:p w14:paraId="2DBC4E24" w14:textId="4B48828B" w:rsidR="00DF7BF5" w:rsidRDefault="00DF7BF5" w:rsidP="00DF7BF5"/>
    <w:p w14:paraId="32560181" w14:textId="3BE020EF" w:rsidR="00DF7BF5" w:rsidRPr="00DF7BF5" w:rsidRDefault="00DF7BF5" w:rsidP="00DF7BF5"/>
    <w:p w14:paraId="7E861A5B" w14:textId="2BA39C5A" w:rsidR="00DF7BF5" w:rsidRPr="00DF7BF5" w:rsidRDefault="00DF7BF5" w:rsidP="00DF7BF5"/>
    <w:p w14:paraId="23B51CA5" w14:textId="57CBAC4F" w:rsidR="00DF7BF5" w:rsidRPr="00DF7BF5" w:rsidRDefault="00DF7BF5" w:rsidP="00DF7BF5"/>
    <w:p w14:paraId="2AF5D632" w14:textId="104F31E2" w:rsidR="00DF7BF5" w:rsidRPr="00DF7BF5" w:rsidRDefault="00DF7BF5" w:rsidP="00DF7BF5"/>
    <w:p w14:paraId="5A27FA2C" w14:textId="49395549" w:rsidR="00DF7BF5" w:rsidRPr="00DF7BF5" w:rsidRDefault="00DF7BF5" w:rsidP="00DF7BF5">
      <w:r>
        <w:rPr>
          <w:noProof/>
        </w:rPr>
        <mc:AlternateContent>
          <mc:Choice Requires="wps">
            <w:drawing>
              <wp:anchor distT="0" distB="0" distL="114300" distR="114300" simplePos="0" relativeHeight="251660288" behindDoc="0" locked="0" layoutInCell="1" allowOverlap="1" wp14:anchorId="3607143E" wp14:editId="42488902">
                <wp:simplePos x="0" y="0"/>
                <wp:positionH relativeFrom="margin">
                  <wp:posOffset>1231350</wp:posOffset>
                </wp:positionH>
                <wp:positionV relativeFrom="paragraph">
                  <wp:posOffset>100311</wp:posOffset>
                </wp:positionV>
                <wp:extent cx="1828800" cy="1828800"/>
                <wp:effectExtent l="0" t="0" r="0" b="0"/>
                <wp:wrapSquare wrapText="bothSides"/>
                <wp:docPr id="87621818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4538AA" w14:textId="73D21B95" w:rsidR="00687DC3" w:rsidRPr="00CA6FAC" w:rsidRDefault="00687DC3" w:rsidP="00687DC3">
                            <w:pPr>
                              <w:rPr>
                                <w:rFonts w:ascii="Comic Sans MS" w:hAnsi="Comic Sans MS"/>
                                <w:bC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bC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AISSCE</w:t>
                            </w:r>
                            <w:r w:rsidR="00F7144D" w:rsidRPr="00CA6FAC">
                              <w:rPr>
                                <w:rFonts w:ascii="Comic Sans MS" w:hAnsi="Comic Sans MS"/>
                                <w:bC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-CBSE</w:t>
                            </w:r>
                          </w:p>
                          <w:p w14:paraId="69755861" w14:textId="606C568D" w:rsidR="00F7144D" w:rsidRPr="00CA6FAC" w:rsidRDefault="00F7144D" w:rsidP="00687DC3">
                            <w:pPr>
                              <w:rPr>
                                <w:rFonts w:ascii="Comic Sans MS" w:hAnsi="Comic Sans MS"/>
                                <w:bC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bC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2024-25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607143E" id="_x0000_s1027" type="#_x0000_t202" style="position:absolute;left:0;text-align:left;margin-left:96.95pt;margin-top:7.9pt;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" filled="f" stroked="f">
                <v:textbox style="mso-fit-shape-to-text:t">
                  <w:txbxContent>
                    <w:p w14:paraId="674538AA" w14:textId="73D21B95" w:rsidR="00687DC3" w:rsidRPr="00CA6FAC" w:rsidRDefault="00687DC3" w:rsidP="00687DC3">
                      <w:pPr>
                        <w:rPr>
                          <w:rFonts w:ascii="Comic Sans MS" w:hAnsi="Comic Sans MS"/>
                          <w:bC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bC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AISSCE</w:t>
                      </w:r>
                      <w:r w:rsidR="00F7144D" w:rsidRPr="00CA6FAC">
                        <w:rPr>
                          <w:rFonts w:ascii="Comic Sans MS" w:hAnsi="Comic Sans MS"/>
                          <w:bC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-CBSE</w:t>
                      </w:r>
                    </w:p>
                    <w:p w14:paraId="69755861" w14:textId="606C568D" w:rsidR="00F7144D" w:rsidRPr="00CA6FAC" w:rsidRDefault="00F7144D" w:rsidP="00687DC3">
                      <w:pPr>
                        <w:rPr>
                          <w:rFonts w:ascii="Comic Sans MS" w:hAnsi="Comic Sans MS"/>
                          <w:bC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bC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2024-25</w:t>
                      </w:r>
                    </w:p>
                  </w:txbxContent>
                </v:textbox>
                <w10:wrap type="square" anchorx="margin"/>
              </v:shape>
            </w:pict>
          </mc:Fallback>
        </mc:AlternateContent>
      </w:r>
    </w:p>
    <w:p w14:paraId="296A6B22" w14:textId="77777777" w:rsidR="00DF7BF5" w:rsidRPr="00DF7BF5" w:rsidRDefault="00DF7BF5" w:rsidP="00DF7BF5"/>
    <w:p w14:paraId="0299B2EE" w14:textId="77777777" w:rsidR="00DF7BF5" w:rsidRPr="00DF7BF5" w:rsidRDefault="00DF7BF5" w:rsidP="00DF7BF5"/>
    <w:p w14:paraId="787F6CB0" w14:textId="77777777" w:rsidR="00DF7BF5" w:rsidRPr="00DF7BF5" w:rsidRDefault="00DF7BF5" w:rsidP="00DF7BF5"/>
    <w:p w14:paraId="14A134A8" w14:textId="77777777" w:rsidR="00DF7BF5" w:rsidRPr="00DF7BF5" w:rsidRDefault="00DF7BF5" w:rsidP="00DF7BF5"/>
    <w:p w14:paraId="1AB38E68" w14:textId="77777777" w:rsidR="00DF7BF5" w:rsidRPr="00DF7BF5" w:rsidRDefault="00DF7BF5" w:rsidP="00DF7BF5"/>
    <w:p w14:paraId="239E6F23" w14:textId="3E777B6F" w:rsidR="00DF7BF5" w:rsidRPr="00DF7BF5" w:rsidRDefault="00DF7BF5" w:rsidP="00DF7BF5"/>
    <w:p w14:paraId="5DC898D9" w14:textId="5BA9B509" w:rsidR="00DF7BF5" w:rsidRPr="00DF7BF5" w:rsidRDefault="00CA6FAC" w:rsidP="00DF7BF5">
      <w:r>
        <w:rPr>
          <w:noProof/>
        </w:rPr>
        <mc:AlternateContent>
          <mc:Choice Requires="wps">
            <w:drawing>
              <wp:anchor distT="0" distB="0" distL="114300" distR="114300" simplePos="0" relativeHeight="251666432" behindDoc="0" locked="0" layoutInCell="1" allowOverlap="1" wp14:anchorId="06B8A6C2" wp14:editId="58B65F9F">
                <wp:simplePos x="0" y="0"/>
                <wp:positionH relativeFrom="margin">
                  <wp:posOffset>19050</wp:posOffset>
                </wp:positionH>
                <wp:positionV relativeFrom="paragraph">
                  <wp:posOffset>366395</wp:posOffset>
                </wp:positionV>
                <wp:extent cx="5709285" cy="1857375"/>
                <wp:effectExtent l="0" t="0" r="0" b="9525"/>
                <wp:wrapSquare wrapText="bothSides"/>
                <wp:docPr id="470258002" name="Text Box 1"/>
                <wp:cNvGraphicFramePr/>
                <a:graphic xmlns:a="http://schemas.openxmlformats.org/drawingml/2006/main">
                  <a:graphicData uri="http://schemas.microsoft.com/office/word/2010/wordprocessingShape">
                    <wps:wsp>
                      <wps:cNvSpPr txBox="1"/>
                      <wps:spPr>
                        <a:xfrm>
                          <a:off x="0" y="0"/>
                          <a:ext cx="5709285" cy="1857375"/>
                        </a:xfrm>
                        <a:prstGeom prst="rect">
                          <a:avLst/>
                        </a:prstGeom>
                        <a:noFill/>
                        <a:ln>
                          <a:noFill/>
                        </a:ln>
                      </wps:spPr>
                      <wps:txbx>
                        <w:txbxContent>
                          <w:p w14:paraId="4E4E2DC4" w14:textId="7BF9C416" w:rsidR="004D22D6" w:rsidRPr="00CA6FAC" w:rsidRDefault="004D22D6" w:rsidP="004D22D6">
                            <w:pPr>
                              <w:jc w:val="left"/>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SUDHANSU TUDU</w:t>
                            </w:r>
                          </w:p>
                          <w:p w14:paraId="5378B6F3" w14:textId="13029850" w:rsidR="004D22D6" w:rsidRPr="00CA6FAC" w:rsidRDefault="004D22D6" w:rsidP="004D22D6">
                            <w:pPr>
                              <w:jc w:val="left"/>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 XII SCI D</w:t>
                            </w:r>
                          </w:p>
                          <w:p w14:paraId="5F4F2737" w14:textId="7D71888E" w:rsidR="004D22D6" w:rsidRPr="00CA6FAC" w:rsidRDefault="004D22D6" w:rsidP="004D22D6">
                            <w:pPr>
                              <w:jc w:val="left"/>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BOARD ROLL NO :</w:t>
                            </w:r>
                          </w:p>
                          <w:p w14:paraId="1E68F9C5" w14:textId="18CE8BFF" w:rsidR="004D22D6" w:rsidRPr="00CA6FAC" w:rsidRDefault="004D22D6" w:rsidP="004D22D6">
                            <w:pPr>
                              <w:jc w:val="left"/>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 BOARD COMPUTER PROJECT</w:t>
                            </w:r>
                          </w:p>
                          <w:p w14:paraId="51872EA7" w14:textId="3B77D12A" w:rsidR="004D22D6" w:rsidRPr="00CA6FAC" w:rsidRDefault="004D22D6" w:rsidP="004D22D6">
                            <w:pPr>
                              <w:jc w:val="left"/>
                              <w:rPr>
                                <w:rFonts w:ascii="Bradley Hand ITC" w:hAnsi="Bradley Hand ITC"/>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8A6C2" id="_x0000_s1028" type="#_x0000_t202" style="position:absolute;left:0;text-align:left;margin-left:1.5pt;margin-top:28.85pt;width:449.55pt;height:146.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" filled="f" stroked="f">
                <v:textbox>
                  <w:txbxContent>
                    <w:p w14:paraId="4E4E2DC4" w14:textId="7BF9C416" w:rsidR="004D22D6" w:rsidRPr="00CA6FAC" w:rsidRDefault="004D22D6" w:rsidP="004D22D6">
                      <w:pPr>
                        <w:jc w:val="left"/>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SUDHANSU TUDU</w:t>
                      </w:r>
                    </w:p>
                    <w:p w14:paraId="5378B6F3" w14:textId="13029850" w:rsidR="004D22D6" w:rsidRPr="00CA6FAC" w:rsidRDefault="004D22D6" w:rsidP="004D22D6">
                      <w:pPr>
                        <w:jc w:val="left"/>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 XII SCI D</w:t>
                      </w:r>
                    </w:p>
                    <w:p w14:paraId="5F4F2737" w14:textId="7D71888E" w:rsidR="004D22D6" w:rsidRPr="00CA6FAC" w:rsidRDefault="004D22D6" w:rsidP="004D22D6">
                      <w:pPr>
                        <w:jc w:val="left"/>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BOARD ROLL NO :</w:t>
                      </w:r>
                    </w:p>
                    <w:p w14:paraId="1E68F9C5" w14:textId="18CE8BFF" w:rsidR="004D22D6" w:rsidRPr="00CA6FAC" w:rsidRDefault="004D22D6" w:rsidP="004D22D6">
                      <w:pPr>
                        <w:jc w:val="left"/>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FAC">
                        <w:rPr>
                          <w:rFonts w:ascii="Comic Sans MS" w:hAnsi="Comic Sans MS"/>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 BOARD COMPUTER PROJECT</w:t>
                      </w:r>
                    </w:p>
                    <w:p w14:paraId="51872EA7" w14:textId="3B77D12A" w:rsidR="004D22D6" w:rsidRPr="00CA6FAC" w:rsidRDefault="004D22D6" w:rsidP="004D22D6">
                      <w:pPr>
                        <w:jc w:val="left"/>
                        <w:rPr>
                          <w:rFonts w:ascii="Bradley Hand ITC" w:hAnsi="Bradley Hand ITC"/>
                          <w:noProof/>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v:shape>
            </w:pict>
          </mc:Fallback>
        </mc:AlternateContent>
      </w:r>
    </w:p>
    <w:p w14:paraId="59A35246" w14:textId="67C3C000" w:rsidR="00DF7BF5" w:rsidRPr="00DF7BF5" w:rsidRDefault="00DF7BF5" w:rsidP="00DF7BF5"/>
    <w:p w14:paraId="00B2BBD0" w14:textId="31412834" w:rsidR="00DF7BF5" w:rsidRDefault="00DF7BF5" w:rsidP="00305226">
      <w:pPr>
        <w:jc w:val="both"/>
      </w:pPr>
      <w:r>
        <w:br w:type="page"/>
      </w:r>
    </w:p>
    <w:p w14:paraId="66D2E51C" w14:textId="77777777" w:rsidR="00305226" w:rsidRPr="00CA6FAC" w:rsidRDefault="00305226" w:rsidP="00DF7BF5">
      <w:pPr>
        <w:rPr>
          <w:rFonts w:ascii="Comic Sans MS" w:hAnsi="Comic Sans MS"/>
          <w:b/>
          <w:bCs/>
          <w:sz w:val="40"/>
          <w:szCs w:val="40"/>
        </w:rPr>
      </w:pPr>
    </w:p>
    <w:p w14:paraId="037A8BDD" w14:textId="31A3752C" w:rsidR="00DF7BF5" w:rsidRPr="00CA6FAC" w:rsidRDefault="00305226" w:rsidP="00DF7BF5">
      <w:pPr>
        <w:rPr>
          <w:rFonts w:ascii="Comic Sans MS" w:hAnsi="Comic Sans MS"/>
          <w:sz w:val="44"/>
          <w:szCs w:val="44"/>
        </w:rPr>
      </w:pPr>
      <w:r w:rsidRPr="00CA6FAC">
        <w:rPr>
          <w:rFonts w:ascii="Comic Sans MS" w:hAnsi="Comic Sans MS"/>
          <w:sz w:val="44"/>
          <w:szCs w:val="44"/>
        </w:rPr>
        <w:t>ACKOWLEDGEMENT</w:t>
      </w:r>
    </w:p>
    <w:p w14:paraId="34838FA4" w14:textId="77777777" w:rsidR="00305226" w:rsidRPr="003F65A3" w:rsidRDefault="00305226" w:rsidP="00305226">
      <w:pPr>
        <w:jc w:val="left"/>
        <w:rPr>
          <w:rFonts w:ascii="Bradley Hand ITC" w:hAnsi="Bradley Hand ITC"/>
          <w:b/>
          <w:bCs/>
          <w:sz w:val="48"/>
          <w:szCs w:val="48"/>
        </w:rPr>
      </w:pPr>
    </w:p>
    <w:p w14:paraId="5C18E481" w14:textId="77777777" w:rsidR="003F65A3" w:rsidRDefault="00305226" w:rsidP="00305226">
      <w:pPr>
        <w:jc w:val="left"/>
        <w:rPr>
          <w:rFonts w:ascii="Microsoft Himalaya" w:hAnsi="Microsoft Himalaya" w:cs="Microsoft Himalaya"/>
          <w:sz w:val="44"/>
          <w:szCs w:val="44"/>
        </w:rPr>
      </w:pPr>
      <w:r w:rsidRPr="003F65A3">
        <w:rPr>
          <w:rFonts w:ascii="Microsoft Himalaya" w:hAnsi="Microsoft Himalaya" w:cs="Microsoft Himalaya"/>
          <w:sz w:val="44"/>
          <w:szCs w:val="44"/>
        </w:rPr>
        <w:t>I would like to take this opportunity to express my gratitude to my Computer Science Teacher Mr. Dibakar Das for providing valuable</w:t>
      </w:r>
      <w:r w:rsidR="003F65A3" w:rsidRPr="003F65A3">
        <w:rPr>
          <w:rFonts w:ascii="Microsoft Himalaya" w:hAnsi="Microsoft Himalaya" w:cs="Microsoft Himalaya"/>
          <w:sz w:val="44"/>
          <w:szCs w:val="44"/>
        </w:rPr>
        <w:t>, guidance and suggestion throughout the course of the project. I owe my regards to our respected principal-in-charge Mr. Sanjay Dubey for providing me with this opportunity. I would also like to thank to my parents and my friends, whose aid was instrumental in helping me accomplish my task. This project also helped me learn and evaluate many things.</w:t>
      </w:r>
    </w:p>
    <w:p w14:paraId="413E46D1" w14:textId="77777777" w:rsidR="003F65A3" w:rsidRDefault="003F65A3" w:rsidP="00305226">
      <w:pPr>
        <w:jc w:val="left"/>
        <w:rPr>
          <w:rFonts w:ascii="Microsoft Himalaya" w:hAnsi="Microsoft Himalaya" w:cs="Microsoft Himalaya"/>
          <w:sz w:val="44"/>
          <w:szCs w:val="44"/>
        </w:rPr>
      </w:pPr>
    </w:p>
    <w:p w14:paraId="75C34A87" w14:textId="77777777" w:rsidR="003F65A3" w:rsidRDefault="003F65A3" w:rsidP="00305226">
      <w:pPr>
        <w:jc w:val="left"/>
        <w:rPr>
          <w:rFonts w:ascii="Microsoft Himalaya" w:hAnsi="Microsoft Himalaya" w:cs="Microsoft Himalaya"/>
          <w:sz w:val="44"/>
          <w:szCs w:val="44"/>
        </w:rPr>
      </w:pPr>
    </w:p>
    <w:p w14:paraId="3E0D1534" w14:textId="77777777" w:rsidR="003F65A3" w:rsidRDefault="003F65A3" w:rsidP="00305226">
      <w:pPr>
        <w:jc w:val="left"/>
        <w:rPr>
          <w:rFonts w:ascii="Microsoft Himalaya" w:hAnsi="Microsoft Himalaya" w:cs="Microsoft Himalaya"/>
          <w:sz w:val="44"/>
          <w:szCs w:val="44"/>
        </w:rPr>
      </w:pPr>
    </w:p>
    <w:p w14:paraId="0E7640B8" w14:textId="77777777" w:rsidR="003F65A3" w:rsidRDefault="003F65A3" w:rsidP="00305226">
      <w:pPr>
        <w:jc w:val="left"/>
        <w:rPr>
          <w:rFonts w:ascii="Microsoft Himalaya" w:hAnsi="Microsoft Himalaya" w:cs="Microsoft Himalaya"/>
          <w:sz w:val="44"/>
          <w:szCs w:val="44"/>
        </w:rPr>
      </w:pPr>
    </w:p>
    <w:p w14:paraId="5DB7CC9F" w14:textId="77777777" w:rsidR="003F65A3" w:rsidRDefault="003F65A3" w:rsidP="00305226">
      <w:pPr>
        <w:jc w:val="left"/>
        <w:rPr>
          <w:rFonts w:ascii="Microsoft Himalaya" w:hAnsi="Microsoft Himalaya" w:cs="Microsoft Himalaya"/>
          <w:sz w:val="44"/>
          <w:szCs w:val="44"/>
        </w:rPr>
      </w:pPr>
    </w:p>
    <w:p w14:paraId="6440C86B" w14:textId="77777777" w:rsidR="003F65A3" w:rsidRDefault="003F65A3" w:rsidP="00305226">
      <w:pPr>
        <w:jc w:val="left"/>
        <w:rPr>
          <w:rFonts w:ascii="Microsoft Himalaya" w:hAnsi="Microsoft Himalaya" w:cs="Microsoft Himalaya"/>
          <w:sz w:val="44"/>
          <w:szCs w:val="44"/>
        </w:rPr>
      </w:pPr>
    </w:p>
    <w:p w14:paraId="51437230" w14:textId="6BE33369" w:rsidR="003F65A3" w:rsidRDefault="003F65A3" w:rsidP="00305226">
      <w:pPr>
        <w:jc w:val="left"/>
        <w:rPr>
          <w:rFonts w:ascii="Microsoft Himalaya" w:hAnsi="Microsoft Himalaya" w:cs="Microsoft Himalaya"/>
          <w:sz w:val="44"/>
          <w:szCs w:val="44"/>
        </w:rPr>
      </w:pPr>
      <w:r>
        <w:rPr>
          <w:rFonts w:ascii="Microsoft Himalaya" w:hAnsi="Microsoft Himalaya" w:cs="Microsoft Himalaya"/>
          <w:sz w:val="44"/>
          <w:szCs w:val="44"/>
        </w:rPr>
        <w:t>____________________</w:t>
      </w:r>
    </w:p>
    <w:p w14:paraId="27127B30" w14:textId="4EA6B10E" w:rsidR="003F65A3" w:rsidRPr="003F65A3" w:rsidRDefault="003F65A3" w:rsidP="00305226">
      <w:pPr>
        <w:jc w:val="left"/>
        <w:rPr>
          <w:rFonts w:ascii="Microsoft Himalaya" w:hAnsi="Microsoft Himalaya" w:cs="Microsoft Himalaya"/>
          <w:sz w:val="44"/>
          <w:szCs w:val="44"/>
        </w:rPr>
      </w:pPr>
      <w:r>
        <w:rPr>
          <w:rFonts w:ascii="Microsoft Himalaya" w:hAnsi="Microsoft Himalaya" w:cs="Microsoft Himalaya"/>
          <w:sz w:val="44"/>
          <w:szCs w:val="44"/>
        </w:rPr>
        <w:t>Signature of the Student</w:t>
      </w:r>
    </w:p>
    <w:p w14:paraId="0697CF1B" w14:textId="77777777" w:rsidR="003F65A3" w:rsidRPr="003F65A3" w:rsidRDefault="003F65A3" w:rsidP="00305226">
      <w:pPr>
        <w:jc w:val="left"/>
        <w:rPr>
          <w:rFonts w:ascii="Microsoft Himalaya" w:hAnsi="Microsoft Himalaya" w:cs="Microsoft Himalaya"/>
          <w:sz w:val="44"/>
          <w:szCs w:val="44"/>
        </w:rPr>
      </w:pPr>
    </w:p>
    <w:p w14:paraId="0BC47FF3" w14:textId="77777777" w:rsidR="003F65A3" w:rsidRDefault="003F65A3" w:rsidP="00305226">
      <w:pPr>
        <w:jc w:val="left"/>
        <w:rPr>
          <w:rFonts w:ascii="Microsoft Himalaya" w:hAnsi="Microsoft Himalaya" w:cs="Microsoft Himalaya"/>
          <w:sz w:val="40"/>
          <w:szCs w:val="40"/>
        </w:rPr>
      </w:pPr>
    </w:p>
    <w:p w14:paraId="5742D34F" w14:textId="77777777" w:rsidR="003F65A3" w:rsidRDefault="003F65A3" w:rsidP="00305226">
      <w:pPr>
        <w:jc w:val="left"/>
        <w:rPr>
          <w:rFonts w:ascii="Microsoft Himalaya" w:hAnsi="Microsoft Himalaya" w:cs="Microsoft Himalaya"/>
          <w:sz w:val="40"/>
          <w:szCs w:val="40"/>
        </w:rPr>
      </w:pPr>
    </w:p>
    <w:p w14:paraId="651EA7CB" w14:textId="77777777" w:rsidR="003F65A3" w:rsidRDefault="003F65A3" w:rsidP="00305226">
      <w:pPr>
        <w:jc w:val="left"/>
        <w:rPr>
          <w:rFonts w:ascii="Microsoft Himalaya" w:hAnsi="Microsoft Himalaya" w:cs="Microsoft Himalaya"/>
          <w:sz w:val="40"/>
          <w:szCs w:val="40"/>
        </w:rPr>
      </w:pPr>
    </w:p>
    <w:p w14:paraId="41257D6F" w14:textId="39B1628E" w:rsidR="00305226" w:rsidRPr="003F65A3" w:rsidRDefault="00305226" w:rsidP="00305226">
      <w:pPr>
        <w:jc w:val="left"/>
        <w:rPr>
          <w:rFonts w:ascii="Microsoft Himalaya" w:hAnsi="Microsoft Himalaya" w:cs="Microsoft Himalaya"/>
          <w:sz w:val="40"/>
          <w:szCs w:val="40"/>
        </w:rPr>
      </w:pPr>
      <w:r>
        <w:rPr>
          <w:rFonts w:ascii="Bradley Hand ITC" w:hAnsi="Bradley Hand ITC"/>
          <w:b/>
          <w:bCs/>
          <w:sz w:val="40"/>
          <w:szCs w:val="40"/>
        </w:rPr>
        <w:br w:type="page"/>
      </w:r>
    </w:p>
    <w:p w14:paraId="6B81D295" w14:textId="23840F5A" w:rsidR="00305226" w:rsidRDefault="00305226" w:rsidP="003F65A3">
      <w:pPr>
        <w:rPr>
          <w:rFonts w:ascii="Bradley Hand ITC" w:hAnsi="Bradley Hand ITC"/>
          <w:b/>
          <w:bCs/>
          <w:sz w:val="40"/>
          <w:szCs w:val="40"/>
        </w:rPr>
      </w:pPr>
    </w:p>
    <w:p w14:paraId="6A8214C2" w14:textId="114545B4" w:rsidR="003F65A3" w:rsidRPr="00CA6FAC" w:rsidRDefault="003F65A3" w:rsidP="003F65A3">
      <w:pPr>
        <w:rPr>
          <w:rFonts w:ascii="Comic Sans MS" w:hAnsi="Comic Sans MS"/>
          <w:sz w:val="44"/>
          <w:szCs w:val="44"/>
        </w:rPr>
      </w:pPr>
      <w:r w:rsidRPr="00CA6FAC">
        <w:rPr>
          <w:rFonts w:ascii="Comic Sans MS" w:hAnsi="Comic Sans MS"/>
          <w:sz w:val="44"/>
          <w:szCs w:val="44"/>
        </w:rPr>
        <w:t>CERTIFICATE</w:t>
      </w:r>
    </w:p>
    <w:p w14:paraId="0B3CF645" w14:textId="77777777" w:rsidR="003F65A3" w:rsidRDefault="003F65A3" w:rsidP="003F65A3">
      <w:pPr>
        <w:rPr>
          <w:rFonts w:ascii="Bradley Hand ITC" w:hAnsi="Bradley Hand ITC"/>
          <w:b/>
          <w:bCs/>
          <w:sz w:val="40"/>
          <w:szCs w:val="40"/>
        </w:rPr>
      </w:pPr>
    </w:p>
    <w:p w14:paraId="2A29D241" w14:textId="4781DDEE" w:rsidR="002F4C36" w:rsidRDefault="003F65A3" w:rsidP="003F65A3">
      <w:pPr>
        <w:jc w:val="left"/>
        <w:rPr>
          <w:rFonts w:ascii="Microsoft Himalaya" w:hAnsi="Microsoft Himalaya" w:cs="Microsoft Himalaya"/>
          <w:sz w:val="44"/>
          <w:szCs w:val="44"/>
        </w:rPr>
      </w:pPr>
      <w:r>
        <w:rPr>
          <w:rFonts w:ascii="Microsoft Himalaya" w:hAnsi="Microsoft Himalaya" w:cs="Microsoft Himalaya"/>
          <w:sz w:val="44"/>
          <w:szCs w:val="44"/>
        </w:rPr>
        <w:t xml:space="preserve">This is to certify that </w:t>
      </w:r>
      <w:r w:rsidR="002F4C36">
        <w:rPr>
          <w:rFonts w:ascii="Microsoft Himalaya" w:hAnsi="Microsoft Himalaya" w:cs="Microsoft Himalaya"/>
          <w:sz w:val="44"/>
          <w:szCs w:val="44"/>
        </w:rPr>
        <w:t>the Computer Science Project on the Topic “</w:t>
      </w:r>
      <w:r w:rsidR="002F4C36" w:rsidRPr="002F4C36">
        <w:rPr>
          <w:rFonts w:ascii="Microsoft Himalaya" w:hAnsi="Microsoft Himalaya" w:cs="Microsoft Himalaya"/>
          <w:b/>
          <w:bCs/>
          <w:sz w:val="44"/>
          <w:szCs w:val="44"/>
        </w:rPr>
        <w:t>Hotel Management System</w:t>
      </w:r>
      <w:r w:rsidR="002F4C36">
        <w:rPr>
          <w:rFonts w:ascii="Microsoft Himalaya" w:hAnsi="Microsoft Himalaya" w:cs="Microsoft Himalaya"/>
          <w:sz w:val="44"/>
          <w:szCs w:val="44"/>
        </w:rPr>
        <w:t xml:space="preserve">” is Submitted by </w:t>
      </w:r>
      <w:r w:rsidR="002F4C36" w:rsidRPr="002F4C36">
        <w:rPr>
          <w:rFonts w:ascii="Microsoft Himalaya" w:hAnsi="Microsoft Himalaya" w:cs="Microsoft Himalaya"/>
          <w:b/>
          <w:bCs/>
          <w:sz w:val="44"/>
          <w:szCs w:val="44"/>
        </w:rPr>
        <w:t>Sudhansu Tudu</w:t>
      </w:r>
      <w:r w:rsidR="002F4C36">
        <w:rPr>
          <w:rFonts w:ascii="Microsoft Himalaya" w:hAnsi="Microsoft Himalaya" w:cs="Microsoft Himalaya"/>
          <w:sz w:val="44"/>
          <w:szCs w:val="44"/>
        </w:rPr>
        <w:t xml:space="preserve"> of </w:t>
      </w:r>
      <w:r w:rsidR="002F4C36" w:rsidRPr="002F4C36">
        <w:rPr>
          <w:rFonts w:ascii="Microsoft Himalaya" w:hAnsi="Microsoft Himalaya" w:cs="Microsoft Himalaya"/>
          <w:b/>
          <w:bCs/>
          <w:sz w:val="44"/>
          <w:szCs w:val="44"/>
        </w:rPr>
        <w:t>XII SCI D</w:t>
      </w:r>
      <w:r w:rsidR="002F4C36">
        <w:rPr>
          <w:rFonts w:ascii="Microsoft Himalaya" w:hAnsi="Microsoft Himalaya" w:cs="Microsoft Himalaya"/>
          <w:sz w:val="44"/>
          <w:szCs w:val="44"/>
        </w:rPr>
        <w:t xml:space="preserve"> under the guidance and supervision of </w:t>
      </w:r>
      <w:r w:rsidR="002F4C36" w:rsidRPr="002F4C36">
        <w:rPr>
          <w:rFonts w:ascii="Microsoft Himalaya" w:hAnsi="Microsoft Himalaya" w:cs="Microsoft Himalaya"/>
          <w:b/>
          <w:bCs/>
          <w:sz w:val="44"/>
          <w:szCs w:val="44"/>
        </w:rPr>
        <w:t>Mr. Dibakar Das</w:t>
      </w:r>
      <w:r w:rsidR="002F4C36">
        <w:rPr>
          <w:rFonts w:ascii="Microsoft Himalaya" w:hAnsi="Microsoft Himalaya" w:cs="Microsoft Himalaya"/>
          <w:sz w:val="44"/>
          <w:szCs w:val="44"/>
        </w:rPr>
        <w:t>.</w:t>
      </w:r>
    </w:p>
    <w:p w14:paraId="19F3B7AE" w14:textId="170AC5AF" w:rsidR="002F4C36" w:rsidRDefault="002F4C36" w:rsidP="003F65A3">
      <w:pPr>
        <w:jc w:val="left"/>
        <w:rPr>
          <w:rFonts w:ascii="Microsoft Himalaya" w:hAnsi="Microsoft Himalaya" w:cs="Microsoft Himalaya"/>
          <w:sz w:val="44"/>
          <w:szCs w:val="44"/>
        </w:rPr>
      </w:pPr>
      <w:r>
        <w:rPr>
          <w:rFonts w:ascii="Microsoft Himalaya" w:hAnsi="Microsoft Himalaya" w:cs="Microsoft Himalaya"/>
          <w:sz w:val="44"/>
          <w:szCs w:val="44"/>
        </w:rPr>
        <w:t>This project has not been submitted to any other Institution.</w:t>
      </w:r>
    </w:p>
    <w:p w14:paraId="48F55FFA" w14:textId="77777777" w:rsidR="002F4C36" w:rsidRDefault="002F4C36" w:rsidP="003F65A3">
      <w:pPr>
        <w:jc w:val="left"/>
        <w:rPr>
          <w:rFonts w:ascii="Microsoft Himalaya" w:hAnsi="Microsoft Himalaya" w:cs="Microsoft Himalaya"/>
          <w:sz w:val="44"/>
          <w:szCs w:val="44"/>
        </w:rPr>
      </w:pPr>
    </w:p>
    <w:p w14:paraId="43AD9C5D" w14:textId="77777777" w:rsidR="002F4C36" w:rsidRDefault="002F4C36" w:rsidP="003F65A3">
      <w:pPr>
        <w:jc w:val="left"/>
        <w:rPr>
          <w:rFonts w:ascii="Microsoft Himalaya" w:hAnsi="Microsoft Himalaya" w:cs="Microsoft Himalaya"/>
          <w:sz w:val="44"/>
          <w:szCs w:val="44"/>
        </w:rPr>
      </w:pPr>
    </w:p>
    <w:p w14:paraId="1E73EC5B" w14:textId="77777777" w:rsidR="002F4C36" w:rsidRDefault="002F4C36" w:rsidP="003F65A3">
      <w:pPr>
        <w:jc w:val="left"/>
        <w:rPr>
          <w:rFonts w:ascii="Microsoft Himalaya" w:hAnsi="Microsoft Himalaya" w:cs="Microsoft Himalaya"/>
          <w:sz w:val="44"/>
          <w:szCs w:val="44"/>
        </w:rPr>
      </w:pPr>
    </w:p>
    <w:p w14:paraId="6FE1D5FD" w14:textId="79947CBB" w:rsidR="002F4C36" w:rsidRDefault="002F4C36" w:rsidP="003F65A3">
      <w:pPr>
        <w:jc w:val="left"/>
        <w:rPr>
          <w:rFonts w:ascii="Microsoft Himalaya" w:hAnsi="Microsoft Himalaya" w:cs="Microsoft Himalaya"/>
          <w:sz w:val="44"/>
          <w:szCs w:val="44"/>
        </w:rPr>
      </w:pPr>
      <w:r>
        <w:rPr>
          <w:rFonts w:ascii="Microsoft Himalaya" w:hAnsi="Microsoft Himalaya" w:cs="Microsoft Himalaya"/>
          <w:sz w:val="44"/>
          <w:szCs w:val="44"/>
        </w:rPr>
        <w:t>Signature of the Teacher: _____________.</w:t>
      </w:r>
    </w:p>
    <w:p w14:paraId="67122C1B" w14:textId="77777777" w:rsidR="002F4C36" w:rsidRDefault="002F4C36" w:rsidP="003F65A3">
      <w:pPr>
        <w:jc w:val="left"/>
        <w:rPr>
          <w:rFonts w:ascii="Microsoft Himalaya" w:hAnsi="Microsoft Himalaya" w:cs="Microsoft Himalaya"/>
          <w:sz w:val="44"/>
          <w:szCs w:val="44"/>
        </w:rPr>
      </w:pPr>
    </w:p>
    <w:p w14:paraId="2162E84F" w14:textId="508216B5" w:rsidR="002F4C36" w:rsidRDefault="002F4C36" w:rsidP="003F65A3">
      <w:pPr>
        <w:jc w:val="left"/>
        <w:rPr>
          <w:rFonts w:ascii="Microsoft Himalaya" w:hAnsi="Microsoft Himalaya" w:cs="Microsoft Himalaya"/>
          <w:sz w:val="44"/>
          <w:szCs w:val="44"/>
        </w:rPr>
      </w:pPr>
      <w:r>
        <w:rPr>
          <w:rFonts w:ascii="Microsoft Himalaya" w:hAnsi="Microsoft Himalaya" w:cs="Microsoft Himalaya"/>
          <w:sz w:val="44"/>
          <w:szCs w:val="44"/>
        </w:rPr>
        <w:t>Signature of the External: _____________.</w:t>
      </w:r>
    </w:p>
    <w:p w14:paraId="7E0A7954" w14:textId="77777777" w:rsidR="003F65A3" w:rsidRDefault="003F65A3">
      <w:pPr>
        <w:rPr>
          <w:rFonts w:ascii="Microsoft Himalaya" w:hAnsi="Microsoft Himalaya" w:cs="Microsoft Himalaya"/>
          <w:sz w:val="44"/>
          <w:szCs w:val="44"/>
        </w:rPr>
      </w:pPr>
      <w:r>
        <w:rPr>
          <w:rFonts w:ascii="Microsoft Himalaya" w:hAnsi="Microsoft Himalaya" w:cs="Microsoft Himalaya"/>
          <w:sz w:val="44"/>
          <w:szCs w:val="44"/>
        </w:rPr>
        <w:br w:type="page"/>
      </w:r>
    </w:p>
    <w:p w14:paraId="620483C7" w14:textId="77777777" w:rsidR="002F4C36" w:rsidRDefault="002F4C36">
      <w:pPr>
        <w:rPr>
          <w:rFonts w:ascii="Microsoft Himalaya" w:hAnsi="Microsoft Himalaya" w:cs="Microsoft Himalaya"/>
          <w:sz w:val="44"/>
          <w:szCs w:val="44"/>
        </w:rPr>
      </w:pPr>
    </w:p>
    <w:p w14:paraId="572AF4C9" w14:textId="77777777" w:rsidR="002F4C36" w:rsidRDefault="002F4C36">
      <w:pPr>
        <w:rPr>
          <w:rFonts w:ascii="Bradley Hand ITC" w:hAnsi="Bradley Hand ITC" w:cs="Microsoft Himalaya"/>
          <w:sz w:val="96"/>
          <w:szCs w:val="96"/>
        </w:rPr>
      </w:pPr>
    </w:p>
    <w:p w14:paraId="1176C78F" w14:textId="77777777" w:rsidR="002F4C36" w:rsidRDefault="002F4C36">
      <w:pPr>
        <w:rPr>
          <w:rFonts w:ascii="Bradley Hand ITC" w:hAnsi="Bradley Hand ITC" w:cs="Microsoft Himalaya"/>
          <w:sz w:val="96"/>
          <w:szCs w:val="96"/>
        </w:rPr>
      </w:pPr>
    </w:p>
    <w:p w14:paraId="6620B414" w14:textId="77777777" w:rsidR="002F4C36" w:rsidRDefault="002F4C36">
      <w:pPr>
        <w:rPr>
          <w:rFonts w:ascii="Bradley Hand ITC" w:hAnsi="Bradley Hand ITC" w:cs="Microsoft Himalaya"/>
          <w:sz w:val="96"/>
          <w:szCs w:val="96"/>
        </w:rPr>
      </w:pPr>
    </w:p>
    <w:p w14:paraId="7014C75E" w14:textId="77777777" w:rsidR="002F4C36" w:rsidRDefault="002F4C36">
      <w:pPr>
        <w:rPr>
          <w:rFonts w:ascii="Bradley Hand ITC" w:hAnsi="Bradley Hand ITC" w:cs="Microsoft Himalaya"/>
          <w:sz w:val="96"/>
          <w:szCs w:val="96"/>
        </w:rPr>
      </w:pPr>
    </w:p>
    <w:p w14:paraId="457E1F4B" w14:textId="5C927AAE" w:rsidR="002F4C36" w:rsidRPr="00CA6FAC" w:rsidRDefault="002F4C36" w:rsidP="002F4C36">
      <w:pPr>
        <w:rPr>
          <w:rFonts w:ascii="Comic Sans MS" w:hAnsi="Comic Sans MS" w:cs="Microsoft Himalaya"/>
          <w:sz w:val="80"/>
          <w:szCs w:val="80"/>
        </w:rPr>
      </w:pPr>
      <w:r w:rsidRPr="00CA6FAC">
        <w:rPr>
          <w:rFonts w:ascii="Comic Sans MS" w:hAnsi="Comic Sans MS" w:cs="Microsoft Himalaya"/>
          <w:sz w:val="80"/>
          <w:szCs w:val="80"/>
        </w:rPr>
        <w:t>HOTEL</w:t>
      </w:r>
    </w:p>
    <w:p w14:paraId="2BBF3C7E" w14:textId="77777777" w:rsidR="002F4C36" w:rsidRPr="00CA6FAC" w:rsidRDefault="002F4C36">
      <w:pPr>
        <w:rPr>
          <w:rFonts w:ascii="Comic Sans MS" w:hAnsi="Comic Sans MS" w:cs="Microsoft Himalaya"/>
          <w:sz w:val="80"/>
          <w:szCs w:val="80"/>
        </w:rPr>
      </w:pPr>
      <w:r w:rsidRPr="00CA6FAC">
        <w:rPr>
          <w:rFonts w:ascii="Comic Sans MS" w:hAnsi="Comic Sans MS" w:cs="Microsoft Himalaya"/>
          <w:sz w:val="80"/>
          <w:szCs w:val="80"/>
        </w:rPr>
        <w:t xml:space="preserve">MANAGEMENT </w:t>
      </w:r>
    </w:p>
    <w:p w14:paraId="1192E024" w14:textId="25034824" w:rsidR="002F4C36" w:rsidRPr="00CA6FAC" w:rsidRDefault="002F4C36">
      <w:pPr>
        <w:rPr>
          <w:rFonts w:ascii="Comic Sans MS" w:hAnsi="Comic Sans MS" w:cs="Microsoft Himalaya"/>
          <w:sz w:val="44"/>
          <w:szCs w:val="44"/>
        </w:rPr>
      </w:pPr>
      <w:r w:rsidRPr="00CA6FAC">
        <w:rPr>
          <w:rFonts w:ascii="Comic Sans MS" w:hAnsi="Comic Sans MS" w:cs="Microsoft Himalaya"/>
          <w:sz w:val="80"/>
          <w:szCs w:val="80"/>
        </w:rPr>
        <w:t>SYSTEM</w:t>
      </w:r>
      <w:r w:rsidRPr="00CA6FAC">
        <w:rPr>
          <w:rFonts w:ascii="Comic Sans MS" w:hAnsi="Comic Sans MS" w:cs="Microsoft Himalaya"/>
          <w:sz w:val="44"/>
          <w:szCs w:val="44"/>
        </w:rPr>
        <w:br w:type="page"/>
      </w:r>
    </w:p>
    <w:p w14:paraId="78A16AF1" w14:textId="77777777" w:rsidR="00D93BD2" w:rsidRDefault="00D93BD2">
      <w:pPr>
        <w:rPr>
          <w:rFonts w:ascii="Bradley Hand ITC" w:hAnsi="Bradley Hand ITC" w:cs="Microsoft Himalaya"/>
          <w:sz w:val="44"/>
          <w:szCs w:val="44"/>
        </w:rPr>
      </w:pPr>
    </w:p>
    <w:p w14:paraId="37419593" w14:textId="77777777" w:rsidR="00DA5EAC" w:rsidRPr="00CA6FAC" w:rsidRDefault="00DA5EAC">
      <w:pPr>
        <w:rPr>
          <w:rFonts w:ascii="Comic Sans MS" w:hAnsi="Comic Sans MS" w:cs="Microsoft Himalaya"/>
          <w:sz w:val="44"/>
          <w:szCs w:val="44"/>
        </w:rPr>
      </w:pPr>
      <w:r w:rsidRPr="00CA6FAC">
        <w:rPr>
          <w:rFonts w:ascii="Comic Sans MS" w:hAnsi="Comic Sans MS" w:cs="Microsoft Himalaya"/>
          <w:sz w:val="44"/>
          <w:szCs w:val="44"/>
        </w:rPr>
        <w:t>CONTENT</w:t>
      </w:r>
    </w:p>
    <w:p w14:paraId="19653BB4" w14:textId="77777777" w:rsidR="00DA5EAC" w:rsidRDefault="00DA5EAC">
      <w:pPr>
        <w:rPr>
          <w:rFonts w:ascii="Bradley Hand ITC" w:hAnsi="Bradley Hand ITC" w:cs="Microsoft Himalaya"/>
          <w:b/>
          <w:bCs/>
          <w:sz w:val="44"/>
          <w:szCs w:val="44"/>
        </w:rPr>
      </w:pPr>
    </w:p>
    <w:p w14:paraId="0BE4BAC7" w14:textId="677764D8" w:rsidR="00DA5EAC" w:rsidRPr="00DA5EAC" w:rsidRDefault="00DA5EAC" w:rsidP="00DA5EAC">
      <w:pPr>
        <w:pStyle w:val="ListParagraph"/>
        <w:numPr>
          <w:ilvl w:val="0"/>
          <w:numId w:val="6"/>
        </w:numPr>
        <w:jc w:val="left"/>
        <w:rPr>
          <w:rFonts w:ascii="Microsoft Himalaya" w:hAnsi="Microsoft Himalaya" w:cs="Microsoft Himalaya"/>
          <w:b/>
          <w:bCs/>
          <w:sz w:val="44"/>
          <w:szCs w:val="44"/>
        </w:rPr>
      </w:pPr>
      <w:r>
        <w:rPr>
          <w:rFonts w:ascii="Microsoft Himalaya" w:hAnsi="Microsoft Himalaya" w:cs="Microsoft Himalaya"/>
          <w:sz w:val="44"/>
          <w:szCs w:val="44"/>
        </w:rPr>
        <w:t>Introduction of The Project.</w:t>
      </w:r>
    </w:p>
    <w:p w14:paraId="4B615121" w14:textId="4D30E2BE" w:rsidR="00DA5EAC" w:rsidRPr="00DA5EAC" w:rsidRDefault="00DA5EAC" w:rsidP="00DA5EAC">
      <w:pPr>
        <w:pStyle w:val="ListParagraph"/>
        <w:numPr>
          <w:ilvl w:val="0"/>
          <w:numId w:val="6"/>
        </w:numPr>
        <w:jc w:val="left"/>
        <w:rPr>
          <w:rFonts w:ascii="Microsoft Himalaya" w:hAnsi="Microsoft Himalaya" w:cs="Microsoft Himalaya"/>
          <w:b/>
          <w:bCs/>
          <w:sz w:val="44"/>
          <w:szCs w:val="44"/>
        </w:rPr>
      </w:pPr>
      <w:r>
        <w:rPr>
          <w:rFonts w:ascii="Microsoft Himalaya" w:hAnsi="Microsoft Himalaya" w:cs="Microsoft Himalaya"/>
          <w:sz w:val="44"/>
          <w:szCs w:val="44"/>
        </w:rPr>
        <w:t>Project Description.</w:t>
      </w:r>
    </w:p>
    <w:p w14:paraId="0A8F6E89" w14:textId="4E7FC22D" w:rsidR="00DA5EAC" w:rsidRPr="00DA5EAC" w:rsidRDefault="00DA5EAC" w:rsidP="00DA5EAC">
      <w:pPr>
        <w:pStyle w:val="ListParagraph"/>
        <w:numPr>
          <w:ilvl w:val="0"/>
          <w:numId w:val="6"/>
        </w:numPr>
        <w:jc w:val="left"/>
        <w:rPr>
          <w:rFonts w:ascii="Microsoft Himalaya" w:hAnsi="Microsoft Himalaya" w:cs="Microsoft Himalaya"/>
          <w:b/>
          <w:bCs/>
          <w:sz w:val="44"/>
          <w:szCs w:val="44"/>
        </w:rPr>
      </w:pPr>
      <w:r>
        <w:rPr>
          <w:rFonts w:ascii="Microsoft Himalaya" w:hAnsi="Microsoft Himalaya" w:cs="Microsoft Himalaya"/>
          <w:sz w:val="44"/>
          <w:szCs w:val="44"/>
        </w:rPr>
        <w:t>System Requirements.</w:t>
      </w:r>
    </w:p>
    <w:p w14:paraId="0F060DB0" w14:textId="2F52720A" w:rsidR="00DA5EAC" w:rsidRPr="00DA5EAC" w:rsidRDefault="00DA5EAC" w:rsidP="00DA5EAC">
      <w:pPr>
        <w:pStyle w:val="ListParagraph"/>
        <w:numPr>
          <w:ilvl w:val="0"/>
          <w:numId w:val="6"/>
        </w:numPr>
        <w:jc w:val="left"/>
        <w:rPr>
          <w:rFonts w:ascii="Microsoft Himalaya" w:hAnsi="Microsoft Himalaya" w:cs="Microsoft Himalaya"/>
          <w:b/>
          <w:bCs/>
          <w:sz w:val="44"/>
          <w:szCs w:val="44"/>
        </w:rPr>
      </w:pPr>
      <w:r>
        <w:rPr>
          <w:rFonts w:ascii="Microsoft Himalaya" w:hAnsi="Microsoft Himalaya" w:cs="Microsoft Himalaya"/>
          <w:sz w:val="44"/>
          <w:szCs w:val="44"/>
        </w:rPr>
        <w:t>Source Code</w:t>
      </w:r>
      <w:r w:rsidR="005F1F46">
        <w:rPr>
          <w:rFonts w:ascii="Microsoft Himalaya" w:hAnsi="Microsoft Himalaya" w:cs="Microsoft Himalaya"/>
          <w:sz w:val="44"/>
          <w:szCs w:val="44"/>
        </w:rPr>
        <w:t>.</w:t>
      </w:r>
    </w:p>
    <w:p w14:paraId="3EC37784" w14:textId="1EB20ABB" w:rsidR="00DA5EAC" w:rsidRPr="005F1F46" w:rsidRDefault="00DA5EAC" w:rsidP="00DA5EAC">
      <w:pPr>
        <w:pStyle w:val="ListParagraph"/>
        <w:numPr>
          <w:ilvl w:val="0"/>
          <w:numId w:val="6"/>
        </w:numPr>
        <w:jc w:val="left"/>
        <w:rPr>
          <w:rFonts w:ascii="Microsoft Himalaya" w:hAnsi="Microsoft Himalaya" w:cs="Microsoft Himalaya"/>
          <w:b/>
          <w:bCs/>
          <w:sz w:val="44"/>
          <w:szCs w:val="44"/>
        </w:rPr>
      </w:pPr>
      <w:r>
        <w:rPr>
          <w:rFonts w:ascii="Microsoft Himalaya" w:hAnsi="Microsoft Himalaya" w:cs="Microsoft Himalaya"/>
          <w:sz w:val="44"/>
          <w:szCs w:val="44"/>
        </w:rPr>
        <w:t>Program Output</w:t>
      </w:r>
      <w:r w:rsidR="005F1F46">
        <w:rPr>
          <w:rFonts w:ascii="Microsoft Himalaya" w:hAnsi="Microsoft Himalaya" w:cs="Microsoft Himalaya"/>
          <w:sz w:val="44"/>
          <w:szCs w:val="44"/>
        </w:rPr>
        <w:t>.</w:t>
      </w:r>
    </w:p>
    <w:p w14:paraId="167439F5" w14:textId="79FA9EFB" w:rsidR="005F1F46" w:rsidRPr="00DA5EAC" w:rsidRDefault="005F1F46" w:rsidP="00DA5EAC">
      <w:pPr>
        <w:pStyle w:val="ListParagraph"/>
        <w:numPr>
          <w:ilvl w:val="0"/>
          <w:numId w:val="6"/>
        </w:numPr>
        <w:jc w:val="left"/>
        <w:rPr>
          <w:rFonts w:ascii="Microsoft Himalaya" w:hAnsi="Microsoft Himalaya" w:cs="Microsoft Himalaya"/>
          <w:b/>
          <w:bCs/>
          <w:sz w:val="44"/>
          <w:szCs w:val="44"/>
        </w:rPr>
      </w:pPr>
      <w:r>
        <w:rPr>
          <w:rFonts w:ascii="Microsoft Himalaya" w:hAnsi="Microsoft Himalaya" w:cs="Microsoft Himalaya"/>
          <w:sz w:val="44"/>
          <w:szCs w:val="44"/>
        </w:rPr>
        <w:t>Bibliography.</w:t>
      </w:r>
    </w:p>
    <w:p w14:paraId="113CDCB0" w14:textId="5E9162FD" w:rsidR="002F4C36" w:rsidRDefault="002F4C36" w:rsidP="00DA5EAC">
      <w:pPr>
        <w:pStyle w:val="ListParagraph"/>
        <w:jc w:val="left"/>
        <w:rPr>
          <w:rFonts w:ascii="Microsoft Himalaya" w:hAnsi="Microsoft Himalaya" w:cs="Microsoft Himalaya"/>
          <w:b/>
          <w:bCs/>
          <w:sz w:val="44"/>
          <w:szCs w:val="44"/>
        </w:rPr>
      </w:pPr>
      <w:r w:rsidRPr="00DA5EAC">
        <w:rPr>
          <w:rFonts w:ascii="Microsoft Himalaya" w:hAnsi="Microsoft Himalaya" w:cs="Microsoft Himalaya"/>
          <w:b/>
          <w:bCs/>
          <w:sz w:val="44"/>
          <w:szCs w:val="44"/>
        </w:rPr>
        <w:br w:type="page"/>
      </w:r>
    </w:p>
    <w:p w14:paraId="15E6B112" w14:textId="77777777" w:rsidR="00DA5EAC" w:rsidRPr="00DA5EAC" w:rsidRDefault="00DA5EAC" w:rsidP="00DA5EAC">
      <w:pPr>
        <w:ind w:left="360"/>
        <w:jc w:val="left"/>
        <w:rPr>
          <w:rFonts w:ascii="Microsoft Himalaya" w:hAnsi="Microsoft Himalaya" w:cs="Microsoft Himalaya"/>
          <w:b/>
          <w:bCs/>
          <w:sz w:val="44"/>
          <w:szCs w:val="44"/>
        </w:rPr>
      </w:pPr>
    </w:p>
    <w:p w14:paraId="1AE18B76" w14:textId="77777777" w:rsidR="003F65A3" w:rsidRDefault="003F65A3" w:rsidP="00D93BD2">
      <w:pPr>
        <w:rPr>
          <w:rFonts w:ascii="Microsoft Himalaya" w:hAnsi="Microsoft Himalaya" w:cs="Microsoft Himalaya"/>
          <w:sz w:val="44"/>
          <w:szCs w:val="44"/>
        </w:rPr>
      </w:pPr>
    </w:p>
    <w:p w14:paraId="1A54CA9B" w14:textId="531FC65A" w:rsidR="00D93BD2" w:rsidRPr="00CA6FAC" w:rsidRDefault="00D93BD2" w:rsidP="00D93BD2">
      <w:pPr>
        <w:rPr>
          <w:rFonts w:ascii="Comic Sans MS" w:hAnsi="Comic Sans MS" w:cs="Microsoft Himalaya"/>
          <w:sz w:val="44"/>
          <w:szCs w:val="44"/>
        </w:rPr>
      </w:pPr>
      <w:r w:rsidRPr="00CA6FAC">
        <w:rPr>
          <w:rFonts w:ascii="Comic Sans MS" w:hAnsi="Comic Sans MS" w:cs="Microsoft Himalaya"/>
          <w:sz w:val="44"/>
          <w:szCs w:val="44"/>
        </w:rPr>
        <w:t>INTRODUCTION</w:t>
      </w:r>
    </w:p>
    <w:p w14:paraId="52B9095C" w14:textId="77777777" w:rsidR="00D93BD2" w:rsidRPr="00D93BD2" w:rsidRDefault="00D93BD2" w:rsidP="00D93BD2">
      <w:pPr>
        <w:rPr>
          <w:rFonts w:ascii="Bradley Hand ITC" w:hAnsi="Bradley Hand ITC" w:cs="Microsoft Himalaya"/>
          <w:b/>
          <w:bCs/>
          <w:sz w:val="44"/>
          <w:szCs w:val="44"/>
        </w:rPr>
      </w:pPr>
    </w:p>
    <w:p w14:paraId="2DFD02D9" w14:textId="6EF1A2A7" w:rsidR="00D93BD2" w:rsidRDefault="00D93BD2" w:rsidP="00D93BD2">
      <w:pPr>
        <w:jc w:val="left"/>
        <w:rPr>
          <w:rFonts w:ascii="Microsoft Himalaya" w:hAnsi="Microsoft Himalaya" w:cs="Microsoft Himalaya"/>
          <w:sz w:val="44"/>
          <w:szCs w:val="44"/>
        </w:rPr>
      </w:pPr>
      <w:r w:rsidRPr="00D93BD2">
        <w:rPr>
          <w:rFonts w:ascii="Microsoft Himalaya" w:hAnsi="Microsoft Himalaya" w:cs="Microsoft Himalaya"/>
          <w:sz w:val="44"/>
          <w:szCs w:val="44"/>
        </w:rPr>
        <w:t xml:space="preserve">A Hotel Management System is </w:t>
      </w:r>
      <w:r>
        <w:rPr>
          <w:rFonts w:ascii="Microsoft Himalaya" w:hAnsi="Microsoft Himalaya" w:cs="Microsoft Himalaya"/>
          <w:sz w:val="44"/>
          <w:szCs w:val="44"/>
        </w:rPr>
        <w:t>a software solution designed to streamline and automate the various operations within a hotel management. It integrates key functions such as reservation, front desk operations, guest-check-in and check-out, billing, housekeeping, and reporting to a centralized platform</w:t>
      </w:r>
      <w:r w:rsidR="004712BD">
        <w:rPr>
          <w:rFonts w:ascii="Microsoft Himalaya" w:hAnsi="Microsoft Himalaya" w:cs="Microsoft Himalaya"/>
          <w:sz w:val="44"/>
          <w:szCs w:val="44"/>
        </w:rPr>
        <w:t>. HMS enhances both the guest experience and the overall management of the hotel resources. Modern system includes operations like online booking, payment gateways, customer relationship management (CRM), and analytics tools, helping managers to optimize operations customer cost, reduce cost and increase customer satisfaction.</w:t>
      </w:r>
    </w:p>
    <w:p w14:paraId="768E924C" w14:textId="77777777" w:rsidR="004712BD" w:rsidRDefault="004712BD" w:rsidP="00D93BD2">
      <w:pPr>
        <w:jc w:val="left"/>
        <w:rPr>
          <w:rFonts w:ascii="Microsoft Himalaya" w:hAnsi="Microsoft Himalaya" w:cs="Microsoft Himalaya"/>
          <w:sz w:val="44"/>
          <w:szCs w:val="44"/>
        </w:rPr>
      </w:pPr>
    </w:p>
    <w:p w14:paraId="55668DE6" w14:textId="01BA4A16" w:rsidR="004712BD" w:rsidRDefault="004712BD" w:rsidP="00D93BD2">
      <w:pPr>
        <w:jc w:val="left"/>
        <w:rPr>
          <w:rFonts w:ascii="Microsoft Himalaya" w:hAnsi="Microsoft Himalaya" w:cs="Microsoft Himalaya"/>
          <w:sz w:val="44"/>
          <w:szCs w:val="44"/>
        </w:rPr>
      </w:pPr>
      <w:r>
        <w:rPr>
          <w:rFonts w:ascii="Microsoft Himalaya" w:hAnsi="Microsoft Himalaya" w:cs="Microsoft Himalaya"/>
          <w:sz w:val="44"/>
          <w:szCs w:val="44"/>
        </w:rPr>
        <w:t>This project is done by Python Programming and MYSQL. The database contains five tables. First tables contain booking records, storing all booking details. Second tables contain customer records</w:t>
      </w:r>
      <w:r w:rsidR="00C34BDE">
        <w:rPr>
          <w:rFonts w:ascii="Microsoft Himalaya" w:hAnsi="Microsoft Himalaya" w:cs="Microsoft Himalaya"/>
          <w:sz w:val="44"/>
          <w:szCs w:val="44"/>
        </w:rPr>
        <w:t xml:space="preserve"> such as customer details such as Name, Age, Country, Contact Info. A person can book a hotel room by providing their details, firstly room at different prices along with all facilities will be shown. The Customer can book room according their needs. After completion of booking, they will get a Booking Id with which all their booking details will be linked. Customer details can be checked using the Booking Id. Using the Hotel Management System customer details can be checked</w:t>
      </w:r>
      <w:r w:rsidR="00D54901">
        <w:rPr>
          <w:rFonts w:ascii="Microsoft Himalaya" w:hAnsi="Microsoft Himalaya" w:cs="Microsoft Himalaya"/>
          <w:sz w:val="44"/>
          <w:szCs w:val="44"/>
        </w:rPr>
        <w:t xml:space="preserve"> and verified.</w:t>
      </w:r>
      <w:r w:rsidR="00C34BDE">
        <w:rPr>
          <w:rFonts w:ascii="Microsoft Himalaya" w:hAnsi="Microsoft Himalaya" w:cs="Microsoft Himalaya"/>
          <w:sz w:val="44"/>
          <w:szCs w:val="44"/>
        </w:rPr>
        <w:t xml:space="preserve"> </w:t>
      </w:r>
    </w:p>
    <w:p w14:paraId="671C47E2" w14:textId="42FE8A22" w:rsidR="00D54901" w:rsidRDefault="00D54901">
      <w:pPr>
        <w:rPr>
          <w:rFonts w:ascii="Microsoft Himalaya" w:hAnsi="Microsoft Himalaya" w:cs="Microsoft Himalaya"/>
          <w:sz w:val="44"/>
          <w:szCs w:val="44"/>
        </w:rPr>
      </w:pPr>
      <w:r>
        <w:rPr>
          <w:rFonts w:ascii="Microsoft Himalaya" w:hAnsi="Microsoft Himalaya" w:cs="Microsoft Himalaya"/>
          <w:sz w:val="44"/>
          <w:szCs w:val="44"/>
        </w:rPr>
        <w:br w:type="page"/>
      </w:r>
    </w:p>
    <w:p w14:paraId="3A061CCF" w14:textId="77777777" w:rsidR="00D54901" w:rsidRDefault="00D54901" w:rsidP="00D54901">
      <w:pPr>
        <w:rPr>
          <w:rFonts w:ascii="Microsoft Himalaya" w:hAnsi="Microsoft Himalaya" w:cs="Microsoft Himalaya"/>
          <w:sz w:val="44"/>
          <w:szCs w:val="44"/>
        </w:rPr>
      </w:pPr>
    </w:p>
    <w:p w14:paraId="70B325C5" w14:textId="284A38BB" w:rsidR="00D54901" w:rsidRPr="00CA6FAC" w:rsidRDefault="00D54901" w:rsidP="00D54901">
      <w:pPr>
        <w:rPr>
          <w:rFonts w:ascii="Comic Sans MS" w:hAnsi="Comic Sans MS" w:cs="Microsoft Himalaya"/>
          <w:sz w:val="44"/>
          <w:szCs w:val="44"/>
        </w:rPr>
      </w:pPr>
      <w:r w:rsidRPr="00CA6FAC">
        <w:rPr>
          <w:rFonts w:ascii="Comic Sans MS" w:hAnsi="Comic Sans MS" w:cs="Microsoft Himalaya"/>
          <w:sz w:val="44"/>
          <w:szCs w:val="44"/>
        </w:rPr>
        <w:t>PROJECT DESCRIPTION</w:t>
      </w:r>
    </w:p>
    <w:p w14:paraId="4E931CBC" w14:textId="77777777" w:rsidR="009E6629" w:rsidRDefault="009E6629" w:rsidP="00D54901">
      <w:pPr>
        <w:jc w:val="left"/>
        <w:rPr>
          <w:rFonts w:ascii="Microsoft Himalaya" w:hAnsi="Microsoft Himalaya" w:cs="Microsoft Himalaya"/>
          <w:sz w:val="44"/>
          <w:szCs w:val="44"/>
        </w:rPr>
      </w:pPr>
    </w:p>
    <w:p w14:paraId="2630F3B7" w14:textId="7CC2379A" w:rsidR="009E6629" w:rsidRPr="009E6629" w:rsidRDefault="009E6629" w:rsidP="00D54901">
      <w:pPr>
        <w:jc w:val="left"/>
        <w:rPr>
          <w:rFonts w:ascii="Microsoft Himalaya" w:hAnsi="Microsoft Himalaya" w:cs="Microsoft Himalaya"/>
          <w:sz w:val="44"/>
          <w:szCs w:val="44"/>
        </w:rPr>
      </w:pPr>
      <w:r>
        <w:rPr>
          <w:rFonts w:ascii="Microsoft Himalaya" w:hAnsi="Microsoft Himalaya" w:cs="Microsoft Himalaya"/>
          <w:sz w:val="44"/>
          <w:szCs w:val="44"/>
        </w:rPr>
        <w:t>This Project Consist of these Functionalities:</w:t>
      </w:r>
    </w:p>
    <w:p w14:paraId="3282F373" w14:textId="77777777" w:rsidR="009E6629" w:rsidRDefault="009E6629" w:rsidP="00D54901">
      <w:pPr>
        <w:jc w:val="left"/>
        <w:rPr>
          <w:rFonts w:ascii="Microsoft Himalaya" w:hAnsi="Microsoft Himalaya" w:cs="Microsoft Himalaya"/>
          <w:b/>
          <w:bCs/>
          <w:sz w:val="44"/>
          <w:szCs w:val="44"/>
        </w:rPr>
      </w:pPr>
    </w:p>
    <w:p w14:paraId="568701F7" w14:textId="41DC10F2" w:rsidR="00D54901" w:rsidRDefault="00D54901" w:rsidP="00D54901">
      <w:pPr>
        <w:jc w:val="left"/>
        <w:rPr>
          <w:rFonts w:ascii="Microsoft Himalaya" w:hAnsi="Microsoft Himalaya" w:cs="Microsoft Himalaya"/>
          <w:sz w:val="44"/>
          <w:szCs w:val="44"/>
        </w:rPr>
      </w:pPr>
      <w:r w:rsidRPr="00D62188">
        <w:rPr>
          <w:rFonts w:ascii="Microsoft Himalaya" w:hAnsi="Microsoft Himalaya" w:cs="Microsoft Himalaya"/>
          <w:b/>
          <w:bCs/>
          <w:sz w:val="44"/>
          <w:szCs w:val="44"/>
        </w:rPr>
        <w:t xml:space="preserve">1. Booking </w:t>
      </w:r>
      <w:r w:rsidR="00D62188">
        <w:rPr>
          <w:rFonts w:ascii="Microsoft Himalaya" w:hAnsi="Microsoft Himalaya" w:cs="Microsoft Himalaya"/>
          <w:b/>
          <w:bCs/>
          <w:sz w:val="44"/>
          <w:szCs w:val="44"/>
        </w:rPr>
        <w:t>Record</w:t>
      </w:r>
      <w:r w:rsidRPr="00D62188">
        <w:rPr>
          <w:rFonts w:ascii="Microsoft Himalaya" w:hAnsi="Microsoft Himalaya" w:cs="Microsoft Himalaya"/>
          <w:b/>
          <w:bCs/>
          <w:sz w:val="44"/>
          <w:szCs w:val="44"/>
        </w:rPr>
        <w:t>:</w:t>
      </w:r>
      <w:r w:rsidR="00D62188">
        <w:rPr>
          <w:rFonts w:ascii="Microsoft Himalaya" w:hAnsi="Microsoft Himalaya" w:cs="Microsoft Himalaya"/>
          <w:sz w:val="44"/>
          <w:szCs w:val="44"/>
        </w:rPr>
        <w:t xml:space="preserve"> Booking Records can be created.</w:t>
      </w:r>
    </w:p>
    <w:p w14:paraId="5FB21BE7" w14:textId="6111C11B" w:rsidR="00D54901" w:rsidRDefault="00D54901" w:rsidP="00D54901">
      <w:pPr>
        <w:jc w:val="left"/>
        <w:rPr>
          <w:rFonts w:ascii="Microsoft Himalaya" w:hAnsi="Microsoft Himalaya" w:cs="Microsoft Himalaya"/>
          <w:sz w:val="44"/>
          <w:szCs w:val="44"/>
        </w:rPr>
      </w:pPr>
      <w:r w:rsidRPr="00D62188">
        <w:rPr>
          <w:rFonts w:ascii="Microsoft Himalaya" w:hAnsi="Microsoft Himalaya" w:cs="Microsoft Himalaya"/>
          <w:b/>
          <w:bCs/>
          <w:sz w:val="44"/>
          <w:szCs w:val="44"/>
        </w:rPr>
        <w:t>2. View</w:t>
      </w:r>
      <w:r w:rsidR="00D62188">
        <w:rPr>
          <w:rFonts w:ascii="Microsoft Himalaya" w:hAnsi="Microsoft Himalaya" w:cs="Microsoft Himalaya"/>
          <w:b/>
          <w:bCs/>
          <w:sz w:val="44"/>
          <w:szCs w:val="44"/>
        </w:rPr>
        <w:t xml:space="preserve"> Records</w:t>
      </w:r>
      <w:r w:rsidRPr="00D62188">
        <w:rPr>
          <w:rFonts w:ascii="Microsoft Himalaya" w:hAnsi="Microsoft Himalaya" w:cs="Microsoft Himalaya"/>
          <w:b/>
          <w:bCs/>
          <w:sz w:val="44"/>
          <w:szCs w:val="44"/>
        </w:rPr>
        <w:t>:</w:t>
      </w:r>
      <w:r w:rsidR="00D62188">
        <w:rPr>
          <w:rFonts w:ascii="Microsoft Himalaya" w:hAnsi="Microsoft Himalaya" w:cs="Microsoft Himalaya"/>
          <w:sz w:val="44"/>
          <w:szCs w:val="44"/>
        </w:rPr>
        <w:t xml:space="preserve"> Booking Records can be seen.</w:t>
      </w:r>
    </w:p>
    <w:p w14:paraId="6925C00A" w14:textId="5CF3FD75" w:rsidR="00D62188" w:rsidRDefault="00D54901" w:rsidP="00D54901">
      <w:pPr>
        <w:jc w:val="left"/>
        <w:rPr>
          <w:rFonts w:ascii="Microsoft Himalaya" w:hAnsi="Microsoft Himalaya" w:cs="Microsoft Himalaya"/>
          <w:sz w:val="44"/>
          <w:szCs w:val="44"/>
        </w:rPr>
      </w:pPr>
      <w:r w:rsidRPr="00D62188">
        <w:rPr>
          <w:rFonts w:ascii="Microsoft Himalaya" w:hAnsi="Microsoft Himalaya" w:cs="Microsoft Himalaya"/>
          <w:b/>
          <w:bCs/>
          <w:sz w:val="44"/>
          <w:szCs w:val="44"/>
        </w:rPr>
        <w:t xml:space="preserve">3. </w:t>
      </w:r>
      <w:r w:rsidR="009E6629">
        <w:rPr>
          <w:rFonts w:ascii="Microsoft Himalaya" w:hAnsi="Microsoft Himalaya" w:cs="Microsoft Himalaya"/>
          <w:b/>
          <w:bCs/>
          <w:sz w:val="44"/>
          <w:szCs w:val="44"/>
        </w:rPr>
        <w:t xml:space="preserve">Records </w:t>
      </w:r>
      <w:r w:rsidRPr="00D62188">
        <w:rPr>
          <w:rFonts w:ascii="Microsoft Himalaya" w:hAnsi="Microsoft Himalaya" w:cs="Microsoft Himalaya"/>
          <w:b/>
          <w:bCs/>
          <w:sz w:val="44"/>
          <w:szCs w:val="44"/>
        </w:rPr>
        <w:t>Cancellation:</w:t>
      </w:r>
      <w:r>
        <w:rPr>
          <w:rFonts w:ascii="Microsoft Himalaya" w:hAnsi="Microsoft Himalaya" w:cs="Microsoft Himalaya"/>
          <w:sz w:val="44"/>
          <w:szCs w:val="44"/>
        </w:rPr>
        <w:t xml:space="preserve"> </w:t>
      </w:r>
      <w:r w:rsidR="00D62188">
        <w:rPr>
          <w:rFonts w:ascii="Microsoft Himalaya" w:hAnsi="Microsoft Himalaya" w:cs="Microsoft Himalaya"/>
          <w:sz w:val="44"/>
          <w:szCs w:val="44"/>
        </w:rPr>
        <w:t>Booking records can be</w:t>
      </w:r>
      <w:r>
        <w:rPr>
          <w:rFonts w:ascii="Microsoft Himalaya" w:hAnsi="Microsoft Himalaya" w:cs="Microsoft Himalaya"/>
          <w:sz w:val="44"/>
          <w:szCs w:val="44"/>
        </w:rPr>
        <w:t xml:space="preserve"> </w:t>
      </w:r>
      <w:r w:rsidR="00D62188">
        <w:rPr>
          <w:rFonts w:ascii="Microsoft Himalaya" w:hAnsi="Microsoft Himalaya" w:cs="Microsoft Himalaya"/>
          <w:sz w:val="44"/>
          <w:szCs w:val="44"/>
        </w:rPr>
        <w:t xml:space="preserve">cancelled. </w:t>
      </w:r>
    </w:p>
    <w:p w14:paraId="4E56B336" w14:textId="089DFAEB" w:rsidR="00D54901" w:rsidRDefault="00D62188" w:rsidP="00D54901">
      <w:pPr>
        <w:jc w:val="left"/>
        <w:rPr>
          <w:rFonts w:ascii="Microsoft Himalaya" w:hAnsi="Microsoft Himalaya" w:cs="Microsoft Himalaya"/>
          <w:sz w:val="44"/>
          <w:szCs w:val="44"/>
        </w:rPr>
      </w:pPr>
      <w:r w:rsidRPr="00D62188">
        <w:rPr>
          <w:rFonts w:ascii="Microsoft Himalaya" w:hAnsi="Microsoft Himalaya" w:cs="Microsoft Himalaya"/>
          <w:b/>
          <w:bCs/>
          <w:sz w:val="44"/>
          <w:szCs w:val="44"/>
        </w:rPr>
        <w:t>4.</w:t>
      </w:r>
      <w:r>
        <w:rPr>
          <w:rFonts w:ascii="Microsoft Himalaya" w:hAnsi="Microsoft Himalaya" w:cs="Microsoft Himalaya"/>
          <w:b/>
          <w:bCs/>
          <w:sz w:val="44"/>
          <w:szCs w:val="44"/>
        </w:rPr>
        <w:t xml:space="preserve"> Adding Record: </w:t>
      </w:r>
      <w:r>
        <w:rPr>
          <w:rFonts w:ascii="Microsoft Himalaya" w:hAnsi="Microsoft Himalaya" w:cs="Microsoft Himalaya"/>
          <w:sz w:val="44"/>
          <w:szCs w:val="44"/>
        </w:rPr>
        <w:t>New Booking record can be added.</w:t>
      </w:r>
    </w:p>
    <w:p w14:paraId="01A7FCA2" w14:textId="7EE210EC" w:rsidR="00D62188" w:rsidRDefault="00D62188" w:rsidP="00D54901">
      <w:pPr>
        <w:jc w:val="left"/>
        <w:rPr>
          <w:rFonts w:ascii="Microsoft Himalaya" w:hAnsi="Microsoft Himalaya" w:cs="Microsoft Himalaya"/>
          <w:sz w:val="44"/>
          <w:szCs w:val="44"/>
        </w:rPr>
      </w:pPr>
      <w:r w:rsidRPr="00D62188">
        <w:rPr>
          <w:rFonts w:ascii="Microsoft Himalaya" w:hAnsi="Microsoft Himalaya" w:cs="Microsoft Himalaya"/>
          <w:b/>
          <w:bCs/>
          <w:sz w:val="44"/>
          <w:szCs w:val="44"/>
        </w:rPr>
        <w:t>5. Deleting Record:</w:t>
      </w:r>
      <w:r>
        <w:rPr>
          <w:rFonts w:ascii="Microsoft Himalaya" w:hAnsi="Microsoft Himalaya" w:cs="Microsoft Himalaya"/>
          <w:b/>
          <w:bCs/>
          <w:sz w:val="44"/>
          <w:szCs w:val="44"/>
        </w:rPr>
        <w:t xml:space="preserve"> </w:t>
      </w:r>
      <w:r>
        <w:rPr>
          <w:rFonts w:ascii="Microsoft Himalaya" w:hAnsi="Microsoft Himalaya" w:cs="Microsoft Himalaya"/>
          <w:sz w:val="44"/>
          <w:szCs w:val="44"/>
        </w:rPr>
        <w:t>Existing Record can be deleted.</w:t>
      </w:r>
    </w:p>
    <w:p w14:paraId="1F57DC81" w14:textId="46B56C97" w:rsidR="00D62188" w:rsidRDefault="00D62188" w:rsidP="00D54901">
      <w:pPr>
        <w:jc w:val="left"/>
        <w:rPr>
          <w:rFonts w:ascii="Microsoft Himalaya" w:hAnsi="Microsoft Himalaya" w:cs="Microsoft Himalaya"/>
          <w:sz w:val="44"/>
          <w:szCs w:val="44"/>
        </w:rPr>
      </w:pPr>
      <w:r w:rsidRPr="00D62188">
        <w:rPr>
          <w:rFonts w:ascii="Microsoft Himalaya" w:hAnsi="Microsoft Himalaya" w:cs="Microsoft Himalaya"/>
          <w:b/>
          <w:bCs/>
          <w:sz w:val="44"/>
          <w:szCs w:val="44"/>
        </w:rPr>
        <w:t>6. Record Update:</w:t>
      </w:r>
      <w:r>
        <w:rPr>
          <w:rFonts w:ascii="Microsoft Himalaya" w:hAnsi="Microsoft Himalaya" w:cs="Microsoft Himalaya"/>
          <w:b/>
          <w:bCs/>
          <w:sz w:val="44"/>
          <w:szCs w:val="44"/>
        </w:rPr>
        <w:t xml:space="preserve"> </w:t>
      </w:r>
      <w:r>
        <w:rPr>
          <w:rFonts w:ascii="Microsoft Himalaya" w:hAnsi="Microsoft Himalaya" w:cs="Microsoft Himalaya"/>
          <w:sz w:val="44"/>
          <w:szCs w:val="44"/>
        </w:rPr>
        <w:t>Existing record can be updated</w:t>
      </w:r>
      <w:r w:rsidR="009E6629">
        <w:rPr>
          <w:rFonts w:ascii="Microsoft Himalaya" w:hAnsi="Microsoft Himalaya" w:cs="Microsoft Himalaya"/>
          <w:sz w:val="44"/>
          <w:szCs w:val="44"/>
        </w:rPr>
        <w:t>.</w:t>
      </w:r>
    </w:p>
    <w:p w14:paraId="5A6BA539" w14:textId="1CBF456D" w:rsidR="009E6629" w:rsidRDefault="009E6629" w:rsidP="00D54901">
      <w:pPr>
        <w:jc w:val="left"/>
        <w:rPr>
          <w:rFonts w:ascii="Microsoft Himalaya" w:hAnsi="Microsoft Himalaya" w:cs="Microsoft Himalaya"/>
          <w:sz w:val="44"/>
          <w:szCs w:val="44"/>
        </w:rPr>
      </w:pPr>
      <w:r w:rsidRPr="009E6629">
        <w:rPr>
          <w:rFonts w:ascii="Microsoft Himalaya" w:hAnsi="Microsoft Himalaya" w:cs="Microsoft Himalaya"/>
          <w:b/>
          <w:bCs/>
          <w:sz w:val="44"/>
          <w:szCs w:val="44"/>
        </w:rPr>
        <w:t>7. Total Bill:</w:t>
      </w:r>
      <w:r>
        <w:rPr>
          <w:rFonts w:ascii="Microsoft Himalaya" w:hAnsi="Microsoft Himalaya" w:cs="Microsoft Himalaya"/>
          <w:b/>
          <w:bCs/>
          <w:sz w:val="44"/>
          <w:szCs w:val="44"/>
        </w:rPr>
        <w:t xml:space="preserve"> </w:t>
      </w:r>
      <w:r>
        <w:rPr>
          <w:rFonts w:ascii="Microsoft Himalaya" w:hAnsi="Microsoft Himalaya" w:cs="Microsoft Himalaya"/>
          <w:sz w:val="44"/>
          <w:szCs w:val="44"/>
        </w:rPr>
        <w:t xml:space="preserve">Total Bill can be created or old bill can be retrieved. </w:t>
      </w:r>
    </w:p>
    <w:p w14:paraId="0BDB855B" w14:textId="3B84722F" w:rsidR="00B85644" w:rsidRDefault="00B85644">
      <w:pPr>
        <w:rPr>
          <w:rFonts w:ascii="Microsoft Himalaya" w:hAnsi="Microsoft Himalaya" w:cs="Microsoft Himalaya"/>
          <w:sz w:val="44"/>
          <w:szCs w:val="44"/>
        </w:rPr>
      </w:pPr>
      <w:r>
        <w:rPr>
          <w:rFonts w:ascii="Microsoft Himalaya" w:hAnsi="Microsoft Himalaya" w:cs="Microsoft Himalaya"/>
          <w:sz w:val="44"/>
          <w:szCs w:val="44"/>
        </w:rPr>
        <w:br w:type="page"/>
      </w:r>
    </w:p>
    <w:p w14:paraId="53745592" w14:textId="77777777" w:rsidR="00B85644" w:rsidRDefault="00B85644">
      <w:pPr>
        <w:rPr>
          <w:rFonts w:ascii="Bradley Hand ITC" w:hAnsi="Bradley Hand ITC" w:cs="Microsoft Himalaya"/>
          <w:sz w:val="44"/>
          <w:szCs w:val="44"/>
        </w:rPr>
      </w:pPr>
    </w:p>
    <w:p w14:paraId="557E0800" w14:textId="64AE686E" w:rsidR="00B85644" w:rsidRPr="00CA6FAC" w:rsidRDefault="00B85644">
      <w:pPr>
        <w:rPr>
          <w:rFonts w:ascii="Comic Sans MS" w:hAnsi="Comic Sans MS" w:cs="Microsoft Himalaya"/>
          <w:sz w:val="44"/>
          <w:szCs w:val="44"/>
        </w:rPr>
      </w:pPr>
      <w:r w:rsidRPr="00CA6FAC">
        <w:rPr>
          <w:rFonts w:ascii="Comic Sans MS" w:hAnsi="Comic Sans MS" w:cs="Microsoft Himalaya"/>
          <w:sz w:val="44"/>
          <w:szCs w:val="44"/>
        </w:rPr>
        <w:t>S</w:t>
      </w:r>
      <w:r w:rsidR="00CA6FAC" w:rsidRPr="00CA6FAC">
        <w:rPr>
          <w:rFonts w:ascii="Comic Sans MS" w:hAnsi="Comic Sans MS" w:cs="Microsoft Himalaya"/>
          <w:sz w:val="44"/>
          <w:szCs w:val="44"/>
        </w:rPr>
        <w:t>YSTEM REQUIREMENTS</w:t>
      </w:r>
    </w:p>
    <w:p w14:paraId="7D9927DD" w14:textId="77777777" w:rsidR="00B85644" w:rsidRDefault="00B85644">
      <w:pPr>
        <w:rPr>
          <w:rFonts w:ascii="Bradley Hand ITC" w:hAnsi="Bradley Hand ITC" w:cs="Microsoft Himalaya"/>
          <w:b/>
          <w:bCs/>
          <w:sz w:val="44"/>
          <w:szCs w:val="44"/>
        </w:rPr>
      </w:pPr>
    </w:p>
    <w:p w14:paraId="4198AA28" w14:textId="77777777" w:rsidR="00B85644" w:rsidRDefault="00B85644" w:rsidP="00B85644">
      <w:pPr>
        <w:jc w:val="left"/>
        <w:rPr>
          <w:rFonts w:ascii="Microsoft Himalaya" w:hAnsi="Microsoft Himalaya" w:cs="Microsoft Himalaya"/>
          <w:sz w:val="44"/>
          <w:szCs w:val="44"/>
        </w:rPr>
      </w:pPr>
      <w:r>
        <w:rPr>
          <w:rFonts w:ascii="Microsoft Himalaya" w:hAnsi="Microsoft Himalaya" w:cs="Microsoft Himalaya"/>
          <w:sz w:val="44"/>
          <w:szCs w:val="44"/>
        </w:rPr>
        <w:t>Hardware:</w:t>
      </w:r>
    </w:p>
    <w:p w14:paraId="3799A187" w14:textId="77777777" w:rsidR="00B85644" w:rsidRDefault="00B85644" w:rsidP="00B85644">
      <w:pPr>
        <w:jc w:val="left"/>
        <w:rPr>
          <w:rFonts w:ascii="Microsoft Himalaya" w:hAnsi="Microsoft Himalaya" w:cs="Microsoft Himalaya"/>
          <w:sz w:val="44"/>
          <w:szCs w:val="44"/>
        </w:rPr>
      </w:pPr>
      <w:r>
        <w:rPr>
          <w:rFonts w:ascii="Microsoft Himalaya" w:hAnsi="Microsoft Himalaya" w:cs="Microsoft Himalaya"/>
          <w:sz w:val="44"/>
          <w:szCs w:val="44"/>
        </w:rPr>
        <w:t>Processor – Intel Core i3 10100 (3.6 GHz)</w:t>
      </w:r>
    </w:p>
    <w:p w14:paraId="52C59D5F" w14:textId="77777777" w:rsidR="00B85644" w:rsidRDefault="00B85644" w:rsidP="00B85644">
      <w:pPr>
        <w:jc w:val="left"/>
        <w:rPr>
          <w:rFonts w:ascii="Microsoft Himalaya" w:hAnsi="Microsoft Himalaya" w:cs="Microsoft Himalaya"/>
          <w:sz w:val="44"/>
          <w:szCs w:val="44"/>
        </w:rPr>
      </w:pPr>
      <w:r>
        <w:rPr>
          <w:rFonts w:ascii="Microsoft Himalaya" w:hAnsi="Microsoft Himalaya" w:cs="Microsoft Himalaya"/>
          <w:sz w:val="44"/>
          <w:szCs w:val="44"/>
        </w:rPr>
        <w:t>Ram – 16 GB</w:t>
      </w:r>
    </w:p>
    <w:p w14:paraId="45B0D6E3" w14:textId="60E27CF7" w:rsidR="00B85644" w:rsidRDefault="00B85644" w:rsidP="00B85644">
      <w:pPr>
        <w:jc w:val="left"/>
        <w:rPr>
          <w:rFonts w:ascii="Microsoft Himalaya" w:hAnsi="Microsoft Himalaya" w:cs="Microsoft Himalaya"/>
          <w:sz w:val="44"/>
          <w:szCs w:val="44"/>
        </w:rPr>
      </w:pPr>
      <w:r>
        <w:rPr>
          <w:rFonts w:ascii="Microsoft Himalaya" w:hAnsi="Microsoft Himalaya" w:cs="Microsoft Himalaya"/>
          <w:sz w:val="44"/>
          <w:szCs w:val="44"/>
        </w:rPr>
        <w:t>Graphics – Intel UHD 630</w:t>
      </w:r>
    </w:p>
    <w:p w14:paraId="317B3489" w14:textId="77777777" w:rsidR="00B85644" w:rsidRDefault="00B85644" w:rsidP="00B85644">
      <w:pPr>
        <w:jc w:val="left"/>
        <w:rPr>
          <w:rFonts w:ascii="Microsoft Himalaya" w:hAnsi="Microsoft Himalaya" w:cs="Microsoft Himalaya"/>
          <w:sz w:val="44"/>
          <w:szCs w:val="44"/>
        </w:rPr>
      </w:pPr>
    </w:p>
    <w:p w14:paraId="047CD259" w14:textId="300345D9" w:rsidR="00B85644" w:rsidRDefault="00B85644" w:rsidP="00B85644">
      <w:pPr>
        <w:jc w:val="left"/>
        <w:rPr>
          <w:rFonts w:ascii="Microsoft Himalaya" w:hAnsi="Microsoft Himalaya" w:cs="Microsoft Himalaya"/>
          <w:sz w:val="44"/>
          <w:szCs w:val="44"/>
        </w:rPr>
      </w:pPr>
      <w:r>
        <w:rPr>
          <w:rFonts w:ascii="Microsoft Himalaya" w:hAnsi="Microsoft Himalaya" w:cs="Microsoft Himalaya"/>
          <w:sz w:val="44"/>
          <w:szCs w:val="44"/>
        </w:rPr>
        <w:t>Software:</w:t>
      </w:r>
    </w:p>
    <w:p w14:paraId="4C549F76" w14:textId="46C19D0D" w:rsidR="00B85644" w:rsidRDefault="00B85644" w:rsidP="00B85644">
      <w:pPr>
        <w:jc w:val="left"/>
        <w:rPr>
          <w:rFonts w:ascii="Microsoft Himalaya" w:hAnsi="Microsoft Himalaya" w:cs="Microsoft Himalaya"/>
          <w:sz w:val="44"/>
          <w:szCs w:val="44"/>
        </w:rPr>
      </w:pPr>
      <w:r>
        <w:rPr>
          <w:rFonts w:ascii="Microsoft Himalaya" w:hAnsi="Microsoft Himalaya" w:cs="Microsoft Himalaya"/>
          <w:sz w:val="44"/>
          <w:szCs w:val="44"/>
        </w:rPr>
        <w:t>Operation System – Window 10 Pro</w:t>
      </w:r>
    </w:p>
    <w:p w14:paraId="7B011B31" w14:textId="5F2D259D" w:rsidR="00B85644" w:rsidRDefault="00B85644" w:rsidP="00B85644">
      <w:pPr>
        <w:jc w:val="left"/>
        <w:rPr>
          <w:rFonts w:ascii="Microsoft Himalaya" w:hAnsi="Microsoft Himalaya" w:cs="Microsoft Himalaya"/>
          <w:sz w:val="44"/>
          <w:szCs w:val="44"/>
        </w:rPr>
      </w:pPr>
      <w:r>
        <w:rPr>
          <w:rFonts w:ascii="Microsoft Himalaya" w:hAnsi="Microsoft Himalaya" w:cs="Microsoft Himalaya"/>
          <w:sz w:val="44"/>
          <w:szCs w:val="44"/>
        </w:rPr>
        <w:t>Programming Language – Python 3.13.0</w:t>
      </w:r>
    </w:p>
    <w:p w14:paraId="077F4F04" w14:textId="43EB9AAB" w:rsidR="00B85644" w:rsidRDefault="00B85644" w:rsidP="00B85644">
      <w:pPr>
        <w:jc w:val="left"/>
        <w:rPr>
          <w:rFonts w:ascii="Microsoft Himalaya" w:hAnsi="Microsoft Himalaya" w:cs="Microsoft Himalaya"/>
          <w:sz w:val="44"/>
          <w:szCs w:val="44"/>
        </w:rPr>
      </w:pPr>
      <w:r>
        <w:rPr>
          <w:rFonts w:ascii="Microsoft Himalaya" w:hAnsi="Microsoft Himalaya" w:cs="Microsoft Himalaya"/>
          <w:sz w:val="44"/>
          <w:szCs w:val="44"/>
        </w:rPr>
        <w:t>Database Software – MYSQL Community Server 8.0.40</w:t>
      </w:r>
    </w:p>
    <w:p w14:paraId="56402B86" w14:textId="77777777" w:rsidR="00B85644" w:rsidRDefault="00B85644" w:rsidP="00B85644">
      <w:pPr>
        <w:jc w:val="left"/>
        <w:rPr>
          <w:rFonts w:ascii="Microsoft Himalaya" w:hAnsi="Microsoft Himalaya" w:cs="Microsoft Himalaya"/>
          <w:sz w:val="44"/>
          <w:szCs w:val="44"/>
        </w:rPr>
      </w:pPr>
    </w:p>
    <w:p w14:paraId="5F20ECE4" w14:textId="77777777" w:rsidR="00B85644" w:rsidRDefault="00B85644" w:rsidP="00B85644">
      <w:pPr>
        <w:jc w:val="left"/>
        <w:rPr>
          <w:rFonts w:ascii="Microsoft Himalaya" w:hAnsi="Microsoft Himalaya" w:cs="Microsoft Himalaya"/>
          <w:sz w:val="44"/>
          <w:szCs w:val="44"/>
        </w:rPr>
      </w:pPr>
    </w:p>
    <w:p w14:paraId="62C34D28" w14:textId="77777777" w:rsidR="00B85644" w:rsidRDefault="00B85644" w:rsidP="00B85644">
      <w:pPr>
        <w:jc w:val="left"/>
        <w:rPr>
          <w:rFonts w:ascii="Microsoft Himalaya" w:hAnsi="Microsoft Himalaya" w:cs="Microsoft Himalaya"/>
          <w:sz w:val="44"/>
          <w:szCs w:val="44"/>
        </w:rPr>
      </w:pPr>
    </w:p>
    <w:p w14:paraId="631D4386" w14:textId="59A61344" w:rsidR="00B85644" w:rsidRPr="00B85644" w:rsidRDefault="00B85644" w:rsidP="00B85644">
      <w:pPr>
        <w:jc w:val="left"/>
        <w:rPr>
          <w:rFonts w:ascii="Microsoft Himalaya" w:hAnsi="Microsoft Himalaya" w:cs="Microsoft Himalaya"/>
          <w:sz w:val="44"/>
          <w:szCs w:val="44"/>
        </w:rPr>
      </w:pPr>
      <w:r w:rsidRPr="00B85644">
        <w:rPr>
          <w:rFonts w:ascii="Microsoft Himalaya" w:hAnsi="Microsoft Himalaya" w:cs="Microsoft Himalaya"/>
          <w:sz w:val="44"/>
          <w:szCs w:val="44"/>
        </w:rPr>
        <w:br w:type="page"/>
      </w:r>
    </w:p>
    <w:p w14:paraId="29E32E5F" w14:textId="77777777" w:rsidR="00966FEB" w:rsidRPr="00CA6FAC" w:rsidRDefault="00966FEB" w:rsidP="00966FEB">
      <w:pPr>
        <w:jc w:val="left"/>
        <w:rPr>
          <w:rFonts w:ascii="Comic Sans MS" w:hAnsi="Comic Sans MS" w:cs="Microsoft Himalaya"/>
          <w:sz w:val="44"/>
          <w:szCs w:val="44"/>
        </w:rPr>
      </w:pPr>
      <w:r w:rsidRPr="00CA6FAC">
        <w:rPr>
          <w:rFonts w:ascii="Comic Sans MS" w:hAnsi="Comic Sans MS" w:cs="Microsoft Himalaya"/>
          <w:sz w:val="44"/>
          <w:szCs w:val="44"/>
        </w:rPr>
        <w:lastRenderedPageBreak/>
        <w:t xml:space="preserve">SOURCE CODE </w:t>
      </w:r>
    </w:p>
    <w:p w14:paraId="66510967" w14:textId="77777777" w:rsidR="00C541F1" w:rsidRDefault="00C541F1" w:rsidP="00966FEB">
      <w:pPr>
        <w:jc w:val="left"/>
        <w:rPr>
          <w:rFonts w:ascii="Microsoft Himalaya" w:hAnsi="Microsoft Himalaya" w:cs="Microsoft Himalaya"/>
          <w:sz w:val="44"/>
          <w:szCs w:val="44"/>
        </w:rPr>
      </w:pPr>
    </w:p>
    <w:p w14:paraId="60200EA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#***************CENTRAL MODEL SCHOOL BARACKPORE ********************** </w:t>
      </w:r>
    </w:p>
    <w:p w14:paraId="48DF560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#***************HOTEL MANAGEMENT SYSTEM ************************** </w:t>
      </w:r>
    </w:p>
    <w:p w14:paraId="3AF4A60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CROWN PLAZA MIAMI ############################# </w:t>
      </w:r>
    </w:p>
    <w:p w14:paraId="5691758A" w14:textId="77777777" w:rsidR="00C541F1" w:rsidRPr="00C541F1" w:rsidRDefault="00C541F1" w:rsidP="00C541F1">
      <w:pPr>
        <w:jc w:val="left"/>
        <w:rPr>
          <w:rFonts w:ascii="Microsoft Himalaya" w:hAnsi="Microsoft Himalaya" w:cs="Microsoft Himalaya"/>
          <w:sz w:val="44"/>
          <w:szCs w:val="44"/>
        </w:rPr>
      </w:pPr>
    </w:p>
    <w:p w14:paraId="25570EA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import </w:t>
      </w:r>
      <w:proofErr w:type="spellStart"/>
      <w:proofErr w:type="gramStart"/>
      <w:r w:rsidRPr="00C541F1">
        <w:rPr>
          <w:rFonts w:ascii="Microsoft Himalaya" w:hAnsi="Microsoft Himalaya" w:cs="Microsoft Himalaya"/>
          <w:sz w:val="44"/>
          <w:szCs w:val="44"/>
        </w:rPr>
        <w:t>mysql.connector</w:t>
      </w:r>
      <w:proofErr w:type="spellEnd"/>
      <w:proofErr w:type="gramEnd"/>
      <w:r w:rsidRPr="00C541F1">
        <w:rPr>
          <w:rFonts w:ascii="Microsoft Himalaya" w:hAnsi="Microsoft Himalaya" w:cs="Microsoft Himalaya"/>
          <w:sz w:val="44"/>
          <w:szCs w:val="44"/>
        </w:rPr>
        <w:t xml:space="preserve"> </w:t>
      </w:r>
    </w:p>
    <w:p w14:paraId="17DA804E" w14:textId="77777777" w:rsidR="00C541F1" w:rsidRPr="00C541F1" w:rsidRDefault="00C541F1" w:rsidP="00C541F1">
      <w:pPr>
        <w:jc w:val="left"/>
        <w:rPr>
          <w:rFonts w:ascii="Microsoft Himalaya" w:hAnsi="Microsoft Himalaya" w:cs="Microsoft Himalaya"/>
          <w:sz w:val="44"/>
          <w:szCs w:val="44"/>
        </w:rPr>
      </w:pPr>
    </w:p>
    <w:p w14:paraId="3478DD1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VARIABLES DECLARATION </w:t>
      </w:r>
    </w:p>
    <w:p w14:paraId="1BC5BFE0" w14:textId="77777777" w:rsidR="00C541F1" w:rsidRPr="00C541F1" w:rsidRDefault="00C541F1" w:rsidP="00C541F1">
      <w:pPr>
        <w:jc w:val="left"/>
        <w:rPr>
          <w:rFonts w:ascii="Microsoft Himalaya" w:hAnsi="Microsoft Himalaya" w:cs="Microsoft Himalaya"/>
          <w:sz w:val="44"/>
          <w:szCs w:val="44"/>
        </w:rPr>
      </w:pP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 "" </w:t>
      </w:r>
    </w:p>
    <w:p w14:paraId="0C5EC10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cursor = "" </w:t>
      </w:r>
    </w:p>
    <w:p w14:paraId="2A1FFC6A" w14:textId="77777777" w:rsidR="00C541F1" w:rsidRPr="00C541F1" w:rsidRDefault="00C541F1" w:rsidP="00C541F1">
      <w:pPr>
        <w:jc w:val="left"/>
        <w:rPr>
          <w:rFonts w:ascii="Microsoft Himalaya" w:hAnsi="Microsoft Himalaya" w:cs="Microsoft Himalaya"/>
          <w:sz w:val="44"/>
          <w:szCs w:val="44"/>
        </w:rPr>
      </w:pPr>
      <w:proofErr w:type="spellStart"/>
      <w:r w:rsidRPr="00C541F1">
        <w:rPr>
          <w:rFonts w:ascii="Microsoft Himalaya" w:hAnsi="Microsoft Himalaya" w:cs="Microsoft Himalaya"/>
          <w:sz w:val="44"/>
          <w:szCs w:val="44"/>
        </w:rPr>
        <w:t>userName</w:t>
      </w:r>
      <w:proofErr w:type="spellEnd"/>
      <w:r w:rsidRPr="00C541F1">
        <w:rPr>
          <w:rFonts w:ascii="Microsoft Himalaya" w:hAnsi="Microsoft Himalaya" w:cs="Microsoft Himalaya"/>
          <w:sz w:val="44"/>
          <w:szCs w:val="44"/>
        </w:rPr>
        <w:t xml:space="preserve"> = "" </w:t>
      </w:r>
    </w:p>
    <w:p w14:paraId="2823444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password = "" </w:t>
      </w:r>
    </w:p>
    <w:p w14:paraId="6C0016FC" w14:textId="77777777" w:rsidR="00C541F1" w:rsidRPr="00C541F1" w:rsidRDefault="00C541F1" w:rsidP="00C541F1">
      <w:pPr>
        <w:jc w:val="left"/>
        <w:rPr>
          <w:rFonts w:ascii="Microsoft Himalaya" w:hAnsi="Microsoft Himalaya" w:cs="Microsoft Himalaya"/>
          <w:sz w:val="44"/>
          <w:szCs w:val="44"/>
        </w:rPr>
      </w:pP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 0 </w:t>
      </w:r>
    </w:p>
    <w:p w14:paraId="5A7EB9A8" w14:textId="77777777" w:rsidR="00C541F1" w:rsidRPr="00C541F1" w:rsidRDefault="00C541F1" w:rsidP="00C541F1">
      <w:pPr>
        <w:jc w:val="left"/>
        <w:rPr>
          <w:rFonts w:ascii="Microsoft Himalaya" w:hAnsi="Microsoft Himalaya" w:cs="Microsoft Himalaya"/>
          <w:sz w:val="44"/>
          <w:szCs w:val="44"/>
        </w:rPr>
      </w:pPr>
      <w:proofErr w:type="spellStart"/>
      <w:r w:rsidRPr="00C541F1">
        <w:rPr>
          <w:rFonts w:ascii="Microsoft Himalaya" w:hAnsi="Microsoft Himalaya" w:cs="Microsoft Himalaya"/>
          <w:sz w:val="44"/>
          <w:szCs w:val="44"/>
        </w:rPr>
        <w:t>restaurentbill</w:t>
      </w:r>
      <w:proofErr w:type="spellEnd"/>
      <w:r w:rsidRPr="00C541F1">
        <w:rPr>
          <w:rFonts w:ascii="Microsoft Himalaya" w:hAnsi="Microsoft Himalaya" w:cs="Microsoft Himalaya"/>
          <w:sz w:val="44"/>
          <w:szCs w:val="44"/>
        </w:rPr>
        <w:t xml:space="preserve"> = 0 </w:t>
      </w:r>
    </w:p>
    <w:p w14:paraId="4AA54277" w14:textId="77777777" w:rsidR="00C541F1" w:rsidRPr="00C541F1" w:rsidRDefault="00C541F1" w:rsidP="00C541F1">
      <w:pPr>
        <w:jc w:val="left"/>
        <w:rPr>
          <w:rFonts w:ascii="Microsoft Himalaya" w:hAnsi="Microsoft Himalaya" w:cs="Microsoft Himalaya"/>
          <w:sz w:val="44"/>
          <w:szCs w:val="44"/>
        </w:rPr>
      </w:pP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 0 </w:t>
      </w:r>
    </w:p>
    <w:p w14:paraId="40F3A04E" w14:textId="77777777" w:rsidR="00C541F1" w:rsidRPr="00C541F1" w:rsidRDefault="00C541F1" w:rsidP="00C541F1">
      <w:pPr>
        <w:jc w:val="left"/>
        <w:rPr>
          <w:rFonts w:ascii="Microsoft Himalaya" w:hAnsi="Microsoft Himalaya" w:cs="Microsoft Himalaya"/>
          <w:sz w:val="44"/>
          <w:szCs w:val="44"/>
        </w:rPr>
      </w:pP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 0 </w:t>
      </w:r>
    </w:p>
    <w:p w14:paraId="5D599857" w14:textId="77777777" w:rsidR="00C541F1" w:rsidRPr="00C541F1" w:rsidRDefault="00C541F1" w:rsidP="00C541F1">
      <w:pPr>
        <w:jc w:val="left"/>
        <w:rPr>
          <w:rFonts w:ascii="Microsoft Himalaya" w:hAnsi="Microsoft Himalaya" w:cs="Microsoft Himalaya"/>
          <w:sz w:val="44"/>
          <w:szCs w:val="44"/>
        </w:rPr>
      </w:pPr>
      <w:proofErr w:type="spellStart"/>
      <w:r w:rsidRPr="00C541F1">
        <w:rPr>
          <w:rFonts w:ascii="Microsoft Himalaya" w:hAnsi="Microsoft Himalaya" w:cs="Microsoft Himalaya"/>
          <w:sz w:val="44"/>
          <w:szCs w:val="44"/>
        </w:rPr>
        <w:t>totalAmount</w:t>
      </w:r>
      <w:proofErr w:type="spellEnd"/>
      <w:r w:rsidRPr="00C541F1">
        <w:rPr>
          <w:rFonts w:ascii="Microsoft Himalaya" w:hAnsi="Microsoft Himalaya" w:cs="Microsoft Himalaya"/>
          <w:sz w:val="44"/>
          <w:szCs w:val="44"/>
        </w:rPr>
        <w:t xml:space="preserve"> = 0 </w:t>
      </w:r>
    </w:p>
    <w:p w14:paraId="513630CC" w14:textId="77777777" w:rsidR="00C541F1" w:rsidRPr="00C541F1" w:rsidRDefault="00C541F1" w:rsidP="00C541F1">
      <w:pPr>
        <w:jc w:val="left"/>
        <w:rPr>
          <w:rFonts w:ascii="Microsoft Himalaya" w:hAnsi="Microsoft Himalaya" w:cs="Microsoft Himalaya"/>
          <w:sz w:val="44"/>
          <w:szCs w:val="44"/>
        </w:rPr>
      </w:pP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 "" </w:t>
      </w:r>
    </w:p>
    <w:p w14:paraId="26FAF13B" w14:textId="77777777" w:rsidR="00C541F1" w:rsidRPr="00C541F1" w:rsidRDefault="00C541F1" w:rsidP="00C541F1">
      <w:pPr>
        <w:jc w:val="left"/>
        <w:rPr>
          <w:rFonts w:ascii="Microsoft Himalaya" w:hAnsi="Microsoft Himalaya" w:cs="Microsoft Himalaya"/>
          <w:sz w:val="44"/>
          <w:szCs w:val="44"/>
        </w:rPr>
      </w:pPr>
    </w:p>
    <w:p w14:paraId="0405263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MODULE TO CHECK MYSQL CONNECTIVITY </w:t>
      </w:r>
    </w:p>
    <w:p w14:paraId="54981E9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def </w:t>
      </w:r>
      <w:proofErr w:type="spellStart"/>
      <w:proofErr w:type="gramStart"/>
      <w:r w:rsidRPr="00C541F1">
        <w:rPr>
          <w:rFonts w:ascii="Microsoft Himalaya" w:hAnsi="Microsoft Himalaya" w:cs="Microsoft Himalaya"/>
          <w:sz w:val="44"/>
          <w:szCs w:val="44"/>
        </w:rPr>
        <w:t>MYSQLconnectionCheck</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6ADB58E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7BEF91E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userName</w:t>
      </w:r>
      <w:proofErr w:type="spellEnd"/>
      <w:r w:rsidRPr="00C541F1">
        <w:rPr>
          <w:rFonts w:ascii="Microsoft Himalaya" w:hAnsi="Microsoft Himalaya" w:cs="Microsoft Himalaya"/>
          <w:sz w:val="44"/>
          <w:szCs w:val="44"/>
        </w:rPr>
        <w:t xml:space="preserve"> </w:t>
      </w:r>
    </w:p>
    <w:p w14:paraId="30BC427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password </w:t>
      </w:r>
    </w:p>
    <w:p w14:paraId="414EFEC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userName</w:t>
      </w:r>
      <w:proofErr w:type="spellEnd"/>
      <w:r w:rsidRPr="00C541F1">
        <w:rPr>
          <w:rFonts w:ascii="Microsoft Himalaya" w:hAnsi="Microsoft Himalaya" w:cs="Microsoft Himalaya"/>
          <w:sz w:val="44"/>
          <w:szCs w:val="44"/>
        </w:rPr>
        <w:t xml:space="preserve"> = </w:t>
      </w:r>
      <w:proofErr w:type="gramStart"/>
      <w:r w:rsidRPr="00C541F1">
        <w:rPr>
          <w:rFonts w:ascii="Microsoft Himalaya" w:hAnsi="Microsoft Himalaya" w:cs="Microsoft Himalaya"/>
          <w:sz w:val="44"/>
          <w:szCs w:val="44"/>
        </w:rPr>
        <w:t>input(</w:t>
      </w:r>
      <w:proofErr w:type="gramEnd"/>
      <w:r w:rsidRPr="00C541F1">
        <w:rPr>
          <w:rFonts w:ascii="Microsoft Himalaya" w:hAnsi="Microsoft Himalaya" w:cs="Microsoft Himalaya"/>
          <w:sz w:val="44"/>
          <w:szCs w:val="44"/>
        </w:rPr>
        <w:t xml:space="preserve">"\n ENTER MYSQL SERVER'S USERNAME : ") </w:t>
      </w:r>
    </w:p>
    <w:p w14:paraId="0E91554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password = </w:t>
      </w:r>
      <w:proofErr w:type="gramStart"/>
      <w:r w:rsidRPr="00C541F1">
        <w:rPr>
          <w:rFonts w:ascii="Microsoft Himalaya" w:hAnsi="Microsoft Himalaya" w:cs="Microsoft Himalaya"/>
          <w:sz w:val="44"/>
          <w:szCs w:val="44"/>
        </w:rPr>
        <w:t>input(</w:t>
      </w:r>
      <w:proofErr w:type="gramEnd"/>
      <w:r w:rsidRPr="00C541F1">
        <w:rPr>
          <w:rFonts w:ascii="Microsoft Himalaya" w:hAnsi="Microsoft Himalaya" w:cs="Microsoft Himalaya"/>
          <w:sz w:val="44"/>
          <w:szCs w:val="44"/>
        </w:rPr>
        <w:t xml:space="preserve">"\n ENTER MYSQL SERVER'S PASSWORD : ") </w:t>
      </w:r>
    </w:p>
    <w:p w14:paraId="7880C8E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 </w:t>
      </w:r>
      <w:proofErr w:type="spellStart"/>
      <w:proofErr w:type="gramStart"/>
      <w:r w:rsidRPr="00C541F1">
        <w:rPr>
          <w:rFonts w:ascii="Microsoft Himalaya" w:hAnsi="Microsoft Himalaya" w:cs="Microsoft Himalaya"/>
          <w:sz w:val="44"/>
          <w:szCs w:val="44"/>
        </w:rPr>
        <w:t>mysql.connector</w:t>
      </w:r>
      <w:proofErr w:type="gramEnd"/>
      <w:r w:rsidRPr="00C541F1">
        <w:rPr>
          <w:rFonts w:ascii="Microsoft Himalaya" w:hAnsi="Microsoft Himalaya" w:cs="Microsoft Himalaya"/>
          <w:sz w:val="44"/>
          <w:szCs w:val="44"/>
        </w:rPr>
        <w:t>.connect</w:t>
      </w:r>
      <w:proofErr w:type="spellEnd"/>
      <w:r w:rsidRPr="00C541F1">
        <w:rPr>
          <w:rFonts w:ascii="Microsoft Himalaya" w:hAnsi="Microsoft Himalaya" w:cs="Microsoft Himalaya"/>
          <w:sz w:val="44"/>
          <w:szCs w:val="44"/>
        </w:rPr>
        <w:t>(host="localhost", user=</w:t>
      </w:r>
      <w:proofErr w:type="spellStart"/>
      <w:r w:rsidRPr="00C541F1">
        <w:rPr>
          <w:rFonts w:ascii="Microsoft Himalaya" w:hAnsi="Microsoft Himalaya" w:cs="Microsoft Himalaya"/>
          <w:sz w:val="44"/>
          <w:szCs w:val="44"/>
        </w:rPr>
        <w:t>userName</w:t>
      </w:r>
      <w:proofErr w:type="spellEnd"/>
      <w:r w:rsidRPr="00C541F1">
        <w:rPr>
          <w:rFonts w:ascii="Microsoft Himalaya" w:hAnsi="Microsoft Himalaya" w:cs="Microsoft Himalaya"/>
          <w:sz w:val="44"/>
          <w:szCs w:val="44"/>
        </w:rPr>
        <w:t xml:space="preserve">, passwd=password, </w:t>
      </w:r>
      <w:proofErr w:type="spellStart"/>
      <w:r w:rsidRPr="00C541F1">
        <w:rPr>
          <w:rFonts w:ascii="Microsoft Himalaya" w:hAnsi="Microsoft Himalaya" w:cs="Microsoft Himalaya"/>
          <w:sz w:val="44"/>
          <w:szCs w:val="44"/>
        </w:rPr>
        <w:t>auth_plugin</w:t>
      </w:r>
      <w:proofErr w:type="spell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mysql_native_password</w:t>
      </w:r>
      <w:proofErr w:type="spellEnd"/>
      <w:r w:rsidRPr="00C541F1">
        <w:rPr>
          <w:rFonts w:ascii="Microsoft Himalaya" w:hAnsi="Microsoft Himalaya" w:cs="Microsoft Himalaya"/>
          <w:sz w:val="44"/>
          <w:szCs w:val="44"/>
        </w:rPr>
        <w:t xml:space="preserve">') </w:t>
      </w:r>
    </w:p>
    <w:p w14:paraId="7FA900E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1195028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"\n CONGRATULATIONS ! YOUR MYSQL CONNECTION HAS BEEN </w:t>
      </w:r>
      <w:proofErr w:type="gramStart"/>
      <w:r w:rsidRPr="00C541F1">
        <w:rPr>
          <w:rFonts w:ascii="Microsoft Himalaya" w:hAnsi="Microsoft Himalaya" w:cs="Microsoft Himalaya"/>
          <w:sz w:val="44"/>
          <w:szCs w:val="44"/>
        </w:rPr>
        <w:t>ESTABLISHED !</w:t>
      </w:r>
      <w:proofErr w:type="gramEnd"/>
      <w:r w:rsidRPr="00C541F1">
        <w:rPr>
          <w:rFonts w:ascii="Microsoft Himalaya" w:hAnsi="Microsoft Himalaya" w:cs="Microsoft Himalaya"/>
          <w:sz w:val="44"/>
          <w:szCs w:val="44"/>
        </w:rPr>
        <w:t xml:space="preserve">") </w:t>
      </w:r>
    </w:p>
    <w:p w14:paraId="1C8EAFB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cursor = </w:t>
      </w:r>
      <w:proofErr w:type="spellStart"/>
      <w:r w:rsidRPr="00C541F1">
        <w:rPr>
          <w:rFonts w:ascii="Microsoft Himalaya" w:hAnsi="Microsoft Himalaya" w:cs="Microsoft Himalaya"/>
          <w:sz w:val="44"/>
          <w:szCs w:val="44"/>
        </w:rPr>
        <w:t>myConnection.cursor</w:t>
      </w:r>
      <w:proofErr w:type="spellEnd"/>
      <w:r w:rsidRPr="00C541F1">
        <w:rPr>
          <w:rFonts w:ascii="Microsoft Himalaya" w:hAnsi="Microsoft Himalaya" w:cs="Microsoft Himalaya"/>
          <w:sz w:val="44"/>
          <w:szCs w:val="44"/>
        </w:rPr>
        <w:t xml:space="preserve">() </w:t>
      </w:r>
    </w:p>
    <w:p w14:paraId="28F7BB9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 xml:space="preserve">("CREATE DATABASE IF NOT EXISTS HMS") </w:t>
      </w:r>
    </w:p>
    <w:p w14:paraId="42E3C3C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myConnection.commit</w:t>
      </w:r>
      <w:proofErr w:type="spellEnd"/>
      <w:r w:rsidRPr="00C541F1">
        <w:rPr>
          <w:rFonts w:ascii="Microsoft Himalaya" w:hAnsi="Microsoft Himalaya" w:cs="Microsoft Himalaya"/>
          <w:sz w:val="44"/>
          <w:szCs w:val="44"/>
        </w:rPr>
        <w:t xml:space="preserve">() </w:t>
      </w:r>
    </w:p>
    <w:p w14:paraId="36DB81A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cursor.close</w:t>
      </w:r>
      <w:proofErr w:type="spellEnd"/>
      <w:proofErr w:type="gramEnd"/>
      <w:r w:rsidRPr="00C541F1">
        <w:rPr>
          <w:rFonts w:ascii="Microsoft Himalaya" w:hAnsi="Microsoft Himalaya" w:cs="Microsoft Himalaya"/>
          <w:sz w:val="44"/>
          <w:szCs w:val="44"/>
        </w:rPr>
        <w:t xml:space="preserve">() </w:t>
      </w:r>
    </w:p>
    <w:p w14:paraId="1E0A29B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return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06EEBB2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0F8E9C1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nERROR</w:t>
      </w:r>
      <w:proofErr w:type="spellEnd"/>
      <w:r w:rsidRPr="00C541F1">
        <w:rPr>
          <w:rFonts w:ascii="Microsoft Himalaya" w:hAnsi="Microsoft Himalaya" w:cs="Microsoft Himalaya"/>
          <w:sz w:val="44"/>
          <w:szCs w:val="44"/>
        </w:rPr>
        <w:t xml:space="preserve"> ESTABLISHING MYSQL CONNECTION CHECK USERNAME AND PASSWORD !") </w:t>
      </w:r>
    </w:p>
    <w:p w14:paraId="6D05E3EE" w14:textId="77777777" w:rsidR="00C541F1" w:rsidRPr="00C541F1" w:rsidRDefault="00C541F1" w:rsidP="00C541F1">
      <w:pPr>
        <w:jc w:val="left"/>
        <w:rPr>
          <w:rFonts w:ascii="Microsoft Himalaya" w:hAnsi="Microsoft Himalaya" w:cs="Microsoft Himalaya"/>
          <w:sz w:val="44"/>
          <w:szCs w:val="44"/>
        </w:rPr>
      </w:pPr>
    </w:p>
    <w:p w14:paraId="160624A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MODULE TO ESTABLISH MYSQL CONNECTION </w:t>
      </w:r>
    </w:p>
    <w:p w14:paraId="04B9435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def </w:t>
      </w:r>
      <w:proofErr w:type="spellStart"/>
      <w:proofErr w:type="gramStart"/>
      <w:r w:rsidRPr="00C541F1">
        <w:rPr>
          <w:rFonts w:ascii="Microsoft Himalaya" w:hAnsi="Microsoft Himalaya" w:cs="Microsoft Himalaya"/>
          <w:sz w:val="44"/>
          <w:szCs w:val="44"/>
        </w:rPr>
        <w:t>MYSQLconnection</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5258E8D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userName</w:t>
      </w:r>
      <w:proofErr w:type="spellEnd"/>
      <w:r w:rsidRPr="00C541F1">
        <w:rPr>
          <w:rFonts w:ascii="Microsoft Himalaya" w:hAnsi="Microsoft Himalaya" w:cs="Microsoft Himalaya"/>
          <w:sz w:val="44"/>
          <w:szCs w:val="44"/>
        </w:rPr>
        <w:t xml:space="preserve"> </w:t>
      </w:r>
    </w:p>
    <w:p w14:paraId="37E9A5E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password </w:t>
      </w:r>
    </w:p>
    <w:p w14:paraId="198F277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23E9430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
    <w:p w14:paraId="46BCBAE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 </w:t>
      </w:r>
      <w:proofErr w:type="spellStart"/>
      <w:proofErr w:type="gramStart"/>
      <w:r w:rsidRPr="00C541F1">
        <w:rPr>
          <w:rFonts w:ascii="Microsoft Himalaya" w:hAnsi="Microsoft Himalaya" w:cs="Microsoft Himalaya"/>
          <w:sz w:val="44"/>
          <w:szCs w:val="44"/>
        </w:rPr>
        <w:t>mysql.connector</w:t>
      </w:r>
      <w:proofErr w:type="gramEnd"/>
      <w:r w:rsidRPr="00C541F1">
        <w:rPr>
          <w:rFonts w:ascii="Microsoft Himalaya" w:hAnsi="Microsoft Himalaya" w:cs="Microsoft Himalaya"/>
          <w:sz w:val="44"/>
          <w:szCs w:val="44"/>
        </w:rPr>
        <w:t>.connect</w:t>
      </w:r>
      <w:proofErr w:type="spellEnd"/>
      <w:r w:rsidRPr="00C541F1">
        <w:rPr>
          <w:rFonts w:ascii="Microsoft Himalaya" w:hAnsi="Microsoft Himalaya" w:cs="Microsoft Himalaya"/>
          <w:sz w:val="44"/>
          <w:szCs w:val="44"/>
        </w:rPr>
        <w:t>(host="localhost", user=</w:t>
      </w:r>
      <w:proofErr w:type="spellStart"/>
      <w:r w:rsidRPr="00C541F1">
        <w:rPr>
          <w:rFonts w:ascii="Microsoft Himalaya" w:hAnsi="Microsoft Himalaya" w:cs="Microsoft Himalaya"/>
          <w:sz w:val="44"/>
          <w:szCs w:val="44"/>
        </w:rPr>
        <w:t>userName</w:t>
      </w:r>
      <w:proofErr w:type="spellEnd"/>
      <w:r w:rsidRPr="00C541F1">
        <w:rPr>
          <w:rFonts w:ascii="Microsoft Himalaya" w:hAnsi="Microsoft Himalaya" w:cs="Microsoft Himalaya"/>
          <w:sz w:val="44"/>
          <w:szCs w:val="44"/>
        </w:rPr>
        <w:t xml:space="preserve">, passwd=password, database="HMS", </w:t>
      </w:r>
      <w:proofErr w:type="spellStart"/>
      <w:r w:rsidRPr="00C541F1">
        <w:rPr>
          <w:rFonts w:ascii="Microsoft Himalaya" w:hAnsi="Microsoft Himalaya" w:cs="Microsoft Himalaya"/>
          <w:sz w:val="44"/>
          <w:szCs w:val="44"/>
        </w:rPr>
        <w:t>auth_plugin</w:t>
      </w:r>
      <w:proofErr w:type="spell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mysql_native_password</w:t>
      </w:r>
      <w:proofErr w:type="spellEnd"/>
      <w:r w:rsidRPr="00C541F1">
        <w:rPr>
          <w:rFonts w:ascii="Microsoft Himalaya" w:hAnsi="Microsoft Himalaya" w:cs="Microsoft Himalaya"/>
          <w:sz w:val="44"/>
          <w:szCs w:val="44"/>
        </w:rPr>
        <w:t xml:space="preserve">') </w:t>
      </w:r>
    </w:p>
    <w:p w14:paraId="515C2B6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57FAF52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return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519C8D7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7DED2C4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nERROR</w:t>
      </w:r>
      <w:proofErr w:type="spellEnd"/>
      <w:r w:rsidRPr="00C541F1">
        <w:rPr>
          <w:rFonts w:ascii="Microsoft Himalaya" w:hAnsi="Microsoft Himalaya" w:cs="Microsoft Himalaya"/>
          <w:sz w:val="44"/>
          <w:szCs w:val="44"/>
        </w:rPr>
        <w:t xml:space="preserve"> ESTABLISHING MYSQL CONNECTION !") </w:t>
      </w:r>
    </w:p>
    <w:p w14:paraId="0EC8BC9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myConnection.close</w:t>
      </w:r>
      <w:proofErr w:type="spellEnd"/>
      <w:r w:rsidRPr="00C541F1">
        <w:rPr>
          <w:rFonts w:ascii="Microsoft Himalaya" w:hAnsi="Microsoft Himalaya" w:cs="Microsoft Himalaya"/>
          <w:sz w:val="44"/>
          <w:szCs w:val="44"/>
        </w:rPr>
        <w:t xml:space="preserve">() </w:t>
      </w:r>
    </w:p>
    <w:p w14:paraId="45F8D9FB" w14:textId="77777777" w:rsidR="00C541F1" w:rsidRPr="00C541F1" w:rsidRDefault="00C541F1" w:rsidP="00C541F1">
      <w:pPr>
        <w:jc w:val="left"/>
        <w:rPr>
          <w:rFonts w:ascii="Microsoft Himalaya" w:hAnsi="Microsoft Himalaya" w:cs="Microsoft Himalaya"/>
          <w:sz w:val="44"/>
          <w:szCs w:val="44"/>
        </w:rPr>
      </w:pPr>
    </w:p>
    <w:p w14:paraId="76CF513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def </w:t>
      </w:r>
      <w:proofErr w:type="spellStart"/>
      <w:proofErr w:type="gramStart"/>
      <w:r w:rsidRPr="00C541F1">
        <w:rPr>
          <w:rFonts w:ascii="Microsoft Himalaya" w:hAnsi="Microsoft Himalaya" w:cs="Microsoft Himalaya"/>
          <w:sz w:val="44"/>
          <w:szCs w:val="44"/>
        </w:rPr>
        <w:t>userEntry</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0A6AAAE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
    <w:p w14:paraId="392C361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if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7024E59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cursor = </w:t>
      </w:r>
      <w:proofErr w:type="spellStart"/>
      <w:r w:rsidRPr="00C541F1">
        <w:rPr>
          <w:rFonts w:ascii="Microsoft Himalaya" w:hAnsi="Microsoft Himalaya" w:cs="Microsoft Himalaya"/>
          <w:sz w:val="44"/>
          <w:szCs w:val="44"/>
        </w:rPr>
        <w:t>myConnection.cursor</w:t>
      </w:r>
      <w:proofErr w:type="spellEnd"/>
      <w:r w:rsidRPr="00C541F1">
        <w:rPr>
          <w:rFonts w:ascii="Microsoft Himalaya" w:hAnsi="Microsoft Himalaya" w:cs="Microsoft Himalaya"/>
          <w:sz w:val="44"/>
          <w:szCs w:val="44"/>
        </w:rPr>
        <w:t xml:space="preserve">() </w:t>
      </w:r>
    </w:p>
    <w:p w14:paraId="52883FF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 """CREATE TABLE IF NOT EXISTS C_</w:t>
      </w:r>
      <w:proofErr w:type="gramStart"/>
      <w:r w:rsidRPr="00C541F1">
        <w:rPr>
          <w:rFonts w:ascii="Microsoft Himalaya" w:hAnsi="Microsoft Himalaya" w:cs="Microsoft Himalaya"/>
          <w:sz w:val="44"/>
          <w:szCs w:val="44"/>
        </w:rPr>
        <w:t>DETAILS(</w:t>
      </w:r>
      <w:proofErr w:type="gramEnd"/>
      <w:r w:rsidRPr="00C541F1">
        <w:rPr>
          <w:rFonts w:ascii="Microsoft Himalaya" w:hAnsi="Microsoft Himalaya" w:cs="Microsoft Himalaya"/>
          <w:sz w:val="44"/>
          <w:szCs w:val="44"/>
        </w:rPr>
        <w:t xml:space="preserve">CID VARCHAR(20), C_NAME VARCHAR(30), C_ADDRESS VARCHAR(30), C_AGE VARCHAR(30), C_COUNTRY VARCHAR(30), P_NO VARCHAR(30), C_EMAIL VARCHAR(30))""" </w:t>
      </w:r>
    </w:p>
    <w:p w14:paraId="500A176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w:t>
      </w:r>
    </w:p>
    <w:p w14:paraId="2E2FD6B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 </w:t>
      </w:r>
      <w:proofErr w:type="gramStart"/>
      <w:r w:rsidRPr="00C541F1">
        <w:rPr>
          <w:rFonts w:ascii="Microsoft Himalaya" w:hAnsi="Microsoft Himalaya" w:cs="Microsoft Himalaya"/>
          <w:sz w:val="44"/>
          <w:szCs w:val="44"/>
        </w:rPr>
        <w:t>input(</w:t>
      </w:r>
      <w:proofErr w:type="gramEnd"/>
      <w:r w:rsidRPr="00C541F1">
        <w:rPr>
          <w:rFonts w:ascii="Microsoft Himalaya" w:hAnsi="Microsoft Himalaya" w:cs="Microsoft Himalaya"/>
          <w:sz w:val="44"/>
          <w:szCs w:val="44"/>
        </w:rPr>
        <w:t xml:space="preserve">"Enter Customer Identification Number  :  ") </w:t>
      </w:r>
    </w:p>
    <w:p w14:paraId="7C4D8C6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name = </w:t>
      </w:r>
      <w:proofErr w:type="gramStart"/>
      <w:r w:rsidRPr="00C541F1">
        <w:rPr>
          <w:rFonts w:ascii="Microsoft Himalaya" w:hAnsi="Microsoft Himalaya" w:cs="Microsoft Himalaya"/>
          <w:sz w:val="44"/>
          <w:szCs w:val="44"/>
        </w:rPr>
        <w:t>input(</w:t>
      </w:r>
      <w:proofErr w:type="gramEnd"/>
      <w:r w:rsidRPr="00C541F1">
        <w:rPr>
          <w:rFonts w:ascii="Microsoft Himalaya" w:hAnsi="Microsoft Himalaya" w:cs="Microsoft Himalaya"/>
          <w:sz w:val="44"/>
          <w:szCs w:val="44"/>
        </w:rPr>
        <w:t xml:space="preserve">"Enter Customer Name  :  ") </w:t>
      </w:r>
    </w:p>
    <w:p w14:paraId="460FA49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address = </w:t>
      </w:r>
      <w:proofErr w:type="gramStart"/>
      <w:r w:rsidRPr="00C541F1">
        <w:rPr>
          <w:rFonts w:ascii="Microsoft Himalaya" w:hAnsi="Microsoft Himalaya" w:cs="Microsoft Himalaya"/>
          <w:sz w:val="44"/>
          <w:szCs w:val="44"/>
        </w:rPr>
        <w:t>input(</w:t>
      </w:r>
      <w:proofErr w:type="gramEnd"/>
      <w:r w:rsidRPr="00C541F1">
        <w:rPr>
          <w:rFonts w:ascii="Microsoft Himalaya" w:hAnsi="Microsoft Himalaya" w:cs="Microsoft Himalaya"/>
          <w:sz w:val="44"/>
          <w:szCs w:val="44"/>
        </w:rPr>
        <w:t xml:space="preserve">"Enter Customer Address  : ") </w:t>
      </w:r>
    </w:p>
    <w:p w14:paraId="612AA4D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age = </w:t>
      </w:r>
      <w:proofErr w:type="gramStart"/>
      <w:r w:rsidRPr="00C541F1">
        <w:rPr>
          <w:rFonts w:ascii="Microsoft Himalaya" w:hAnsi="Microsoft Himalaya" w:cs="Microsoft Himalaya"/>
          <w:sz w:val="44"/>
          <w:szCs w:val="44"/>
        </w:rPr>
        <w:t>input(</w:t>
      </w:r>
      <w:proofErr w:type="gramEnd"/>
      <w:r w:rsidRPr="00C541F1">
        <w:rPr>
          <w:rFonts w:ascii="Microsoft Himalaya" w:hAnsi="Microsoft Himalaya" w:cs="Microsoft Himalaya"/>
          <w:sz w:val="44"/>
          <w:szCs w:val="44"/>
        </w:rPr>
        <w:t xml:space="preserve">"Enter Customer Age  : ") </w:t>
      </w:r>
    </w:p>
    <w:p w14:paraId="3C03112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nationality = </w:t>
      </w:r>
      <w:proofErr w:type="gramStart"/>
      <w:r w:rsidRPr="00C541F1">
        <w:rPr>
          <w:rFonts w:ascii="Microsoft Himalaya" w:hAnsi="Microsoft Himalaya" w:cs="Microsoft Himalaya"/>
          <w:sz w:val="44"/>
          <w:szCs w:val="44"/>
        </w:rPr>
        <w:t>input(</w:t>
      </w:r>
      <w:proofErr w:type="gramEnd"/>
      <w:r w:rsidRPr="00C541F1">
        <w:rPr>
          <w:rFonts w:ascii="Microsoft Himalaya" w:hAnsi="Microsoft Himalaya" w:cs="Microsoft Himalaya"/>
          <w:sz w:val="44"/>
          <w:szCs w:val="44"/>
        </w:rPr>
        <w:t xml:space="preserve">"Enter Customer Country  :  ") </w:t>
      </w:r>
    </w:p>
    <w:p w14:paraId="5CB66D8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phoneno</w:t>
      </w:r>
      <w:proofErr w:type="spellEnd"/>
      <w:r w:rsidRPr="00C541F1">
        <w:rPr>
          <w:rFonts w:ascii="Microsoft Himalaya" w:hAnsi="Microsoft Himalaya" w:cs="Microsoft Himalaya"/>
          <w:sz w:val="44"/>
          <w:szCs w:val="44"/>
        </w:rPr>
        <w:t xml:space="preserve"> = </w:t>
      </w:r>
      <w:proofErr w:type="gramStart"/>
      <w:r w:rsidRPr="00C541F1">
        <w:rPr>
          <w:rFonts w:ascii="Microsoft Himalaya" w:hAnsi="Microsoft Himalaya" w:cs="Microsoft Himalaya"/>
          <w:sz w:val="44"/>
          <w:szCs w:val="44"/>
        </w:rPr>
        <w:t>input(</w:t>
      </w:r>
      <w:proofErr w:type="gramEnd"/>
      <w:r w:rsidRPr="00C541F1">
        <w:rPr>
          <w:rFonts w:ascii="Microsoft Himalaya" w:hAnsi="Microsoft Himalaya" w:cs="Microsoft Himalaya"/>
          <w:sz w:val="44"/>
          <w:szCs w:val="44"/>
        </w:rPr>
        <w:t xml:space="preserve">"Enter Customer Contact Number  :  ") </w:t>
      </w:r>
    </w:p>
    <w:p w14:paraId="5D946B6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email = </w:t>
      </w:r>
      <w:proofErr w:type="gramStart"/>
      <w:r w:rsidRPr="00C541F1">
        <w:rPr>
          <w:rFonts w:ascii="Microsoft Himalaya" w:hAnsi="Microsoft Himalaya" w:cs="Microsoft Himalaya"/>
          <w:sz w:val="44"/>
          <w:szCs w:val="44"/>
        </w:rPr>
        <w:t>input(</w:t>
      </w:r>
      <w:proofErr w:type="gramEnd"/>
      <w:r w:rsidRPr="00C541F1">
        <w:rPr>
          <w:rFonts w:ascii="Microsoft Himalaya" w:hAnsi="Microsoft Himalaya" w:cs="Microsoft Himalaya"/>
          <w:sz w:val="44"/>
          <w:szCs w:val="44"/>
        </w:rPr>
        <w:t xml:space="preserve">"Enter Customer Email  :  ") </w:t>
      </w:r>
    </w:p>
    <w:p w14:paraId="21E9DB7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 "INSERT INTO </w:t>
      </w:r>
      <w:proofErr w:type="spellStart"/>
      <w:r w:rsidRPr="00C541F1">
        <w:rPr>
          <w:rFonts w:ascii="Microsoft Himalaya" w:hAnsi="Microsoft Himalaya" w:cs="Microsoft Himalaya"/>
          <w:sz w:val="44"/>
          <w:szCs w:val="44"/>
        </w:rPr>
        <w:t>C_Details</w:t>
      </w:r>
      <w:proofErr w:type="spellEnd"/>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VALUES(</w:t>
      </w:r>
      <w:proofErr w:type="gramEnd"/>
      <w:r w:rsidRPr="00C541F1">
        <w:rPr>
          <w:rFonts w:ascii="Microsoft Himalaya" w:hAnsi="Microsoft Himalaya" w:cs="Microsoft Himalaya"/>
          <w:sz w:val="44"/>
          <w:szCs w:val="44"/>
        </w:rPr>
        <w:t xml:space="preserve">%s, %s, %s, %s, %s, %s, %s)" </w:t>
      </w:r>
    </w:p>
    <w:p w14:paraId="2396084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values =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name, address, age, nationality, </w:t>
      </w:r>
      <w:proofErr w:type="spellStart"/>
      <w:r w:rsidRPr="00C541F1">
        <w:rPr>
          <w:rFonts w:ascii="Microsoft Himalaya" w:hAnsi="Microsoft Himalaya" w:cs="Microsoft Himalaya"/>
          <w:sz w:val="44"/>
          <w:szCs w:val="44"/>
        </w:rPr>
        <w:t>phoneno</w:t>
      </w:r>
      <w:proofErr w:type="spellEnd"/>
      <w:r w:rsidRPr="00C541F1">
        <w:rPr>
          <w:rFonts w:ascii="Microsoft Himalaya" w:hAnsi="Microsoft Himalaya" w:cs="Microsoft Himalaya"/>
          <w:sz w:val="44"/>
          <w:szCs w:val="44"/>
        </w:rPr>
        <w:t xml:space="preserve">, email) </w:t>
      </w:r>
    </w:p>
    <w:p w14:paraId="4DC94D2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values) </w:t>
      </w:r>
    </w:p>
    <w:p w14:paraId="3EA1F9E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myConnection.commit</w:t>
      </w:r>
      <w:proofErr w:type="spellEnd"/>
      <w:r w:rsidRPr="00C541F1">
        <w:rPr>
          <w:rFonts w:ascii="Microsoft Himalaya" w:hAnsi="Microsoft Himalaya" w:cs="Microsoft Himalaya"/>
          <w:sz w:val="44"/>
          <w:szCs w:val="44"/>
        </w:rPr>
        <w:t xml:space="preserve">() </w:t>
      </w:r>
    </w:p>
    <w:p w14:paraId="66FD153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nNew</w:t>
      </w:r>
      <w:proofErr w:type="spellEnd"/>
      <w:r w:rsidRPr="00C541F1">
        <w:rPr>
          <w:rFonts w:ascii="Microsoft Himalaya" w:hAnsi="Microsoft Himalaya" w:cs="Microsoft Himalaya"/>
          <w:sz w:val="44"/>
          <w:szCs w:val="44"/>
        </w:rPr>
        <w:t xml:space="preserve"> Customer Entered In The System Successfully !") </w:t>
      </w:r>
    </w:p>
    <w:p w14:paraId="1623DA5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cursor.close</w:t>
      </w:r>
      <w:proofErr w:type="spellEnd"/>
      <w:proofErr w:type="gramEnd"/>
      <w:r w:rsidRPr="00C541F1">
        <w:rPr>
          <w:rFonts w:ascii="Microsoft Himalaya" w:hAnsi="Microsoft Himalaya" w:cs="Microsoft Himalaya"/>
          <w:sz w:val="44"/>
          <w:szCs w:val="44"/>
        </w:rPr>
        <w:t xml:space="preserve">() </w:t>
      </w:r>
    </w:p>
    <w:p w14:paraId="787B082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22F498E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nERROR</w:t>
      </w:r>
      <w:proofErr w:type="spellEnd"/>
      <w:r w:rsidRPr="00C541F1">
        <w:rPr>
          <w:rFonts w:ascii="Microsoft Himalaya" w:hAnsi="Microsoft Himalaya" w:cs="Microsoft Himalaya"/>
          <w:sz w:val="44"/>
          <w:szCs w:val="44"/>
        </w:rPr>
        <w:t xml:space="preserve"> ESTABLISHING MYSQL CONNECTION !") </w:t>
      </w:r>
    </w:p>
    <w:p w14:paraId="1C99F257" w14:textId="77777777" w:rsidR="00C541F1" w:rsidRPr="00C541F1" w:rsidRDefault="00C541F1" w:rsidP="00C541F1">
      <w:pPr>
        <w:jc w:val="left"/>
        <w:rPr>
          <w:rFonts w:ascii="Microsoft Himalaya" w:hAnsi="Microsoft Himalaya" w:cs="Microsoft Himalaya"/>
          <w:sz w:val="44"/>
          <w:szCs w:val="44"/>
        </w:rPr>
      </w:pPr>
    </w:p>
    <w:p w14:paraId="58F2BE1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def </w:t>
      </w:r>
      <w:proofErr w:type="spellStart"/>
      <w:proofErr w:type="gramStart"/>
      <w:r w:rsidRPr="00C541F1">
        <w:rPr>
          <w:rFonts w:ascii="Microsoft Himalaya" w:hAnsi="Microsoft Himalaya" w:cs="Microsoft Himalaya"/>
          <w:sz w:val="44"/>
          <w:szCs w:val="44"/>
        </w:rPr>
        <w:t>bookingRecord</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73731A9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
    <w:p w14:paraId="21D039C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customer = </w:t>
      </w:r>
      <w:proofErr w:type="spellStart"/>
      <w:proofErr w:type="gramStart"/>
      <w:r w:rsidRPr="00C541F1">
        <w:rPr>
          <w:rFonts w:ascii="Microsoft Himalaya" w:hAnsi="Microsoft Himalaya" w:cs="Microsoft Himalaya"/>
          <w:sz w:val="44"/>
          <w:szCs w:val="44"/>
        </w:rPr>
        <w:t>searchCustomer</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4C46154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customer: </w:t>
      </w:r>
    </w:p>
    <w:p w14:paraId="37AA702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209C4BB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cursor = </w:t>
      </w:r>
      <w:proofErr w:type="spellStart"/>
      <w:r w:rsidRPr="00C541F1">
        <w:rPr>
          <w:rFonts w:ascii="Microsoft Himalaya" w:hAnsi="Microsoft Himalaya" w:cs="Microsoft Himalaya"/>
          <w:sz w:val="44"/>
          <w:szCs w:val="44"/>
        </w:rPr>
        <w:t>myConnection.cursor</w:t>
      </w:r>
      <w:proofErr w:type="spellEnd"/>
      <w:r w:rsidRPr="00C541F1">
        <w:rPr>
          <w:rFonts w:ascii="Microsoft Himalaya" w:hAnsi="Microsoft Himalaya" w:cs="Microsoft Himalaya"/>
          <w:sz w:val="44"/>
          <w:szCs w:val="44"/>
        </w:rPr>
        <w:t xml:space="preserve">() </w:t>
      </w:r>
    </w:p>
    <w:p w14:paraId="2711D8B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 "CREATE TABLE IF NOT EXISTS BOOKING_</w:t>
      </w:r>
      <w:proofErr w:type="gramStart"/>
      <w:r w:rsidRPr="00C541F1">
        <w:rPr>
          <w:rFonts w:ascii="Microsoft Himalaya" w:hAnsi="Microsoft Himalaya" w:cs="Microsoft Himalaya"/>
          <w:sz w:val="44"/>
          <w:szCs w:val="44"/>
        </w:rPr>
        <w:t>RECORD(</w:t>
      </w:r>
      <w:proofErr w:type="gramEnd"/>
      <w:r w:rsidRPr="00C541F1">
        <w:rPr>
          <w:rFonts w:ascii="Microsoft Himalaya" w:hAnsi="Microsoft Himalaya" w:cs="Microsoft Himalaya"/>
          <w:sz w:val="44"/>
          <w:szCs w:val="44"/>
        </w:rPr>
        <w:t xml:space="preserve">CID VARCHAR(20), CHECK_IN DATE, CHECK_OUT DATE)" </w:t>
      </w:r>
    </w:p>
    <w:p w14:paraId="72B3BC8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w:t>
      </w:r>
    </w:p>
    <w:p w14:paraId="7454249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checkin</w:t>
      </w:r>
      <w:proofErr w:type="spellEnd"/>
      <w:r w:rsidRPr="00C541F1">
        <w:rPr>
          <w:rFonts w:ascii="Microsoft Himalaya" w:hAnsi="Microsoft Himalaya" w:cs="Microsoft Himalaya"/>
          <w:sz w:val="44"/>
          <w:szCs w:val="44"/>
        </w:rPr>
        <w:t xml:space="preserve"> = </w:t>
      </w:r>
      <w:proofErr w:type="gramStart"/>
      <w:r w:rsidRPr="00C541F1">
        <w:rPr>
          <w:rFonts w:ascii="Microsoft Himalaya" w:hAnsi="Microsoft Himalaya" w:cs="Microsoft Himalaya"/>
          <w:sz w:val="44"/>
          <w:szCs w:val="44"/>
        </w:rPr>
        <w:t>input(</w:t>
      </w:r>
      <w:proofErr w:type="gramEnd"/>
      <w:r w:rsidRPr="00C541F1">
        <w:rPr>
          <w:rFonts w:ascii="Microsoft Himalaya" w:hAnsi="Microsoft Himalaya" w:cs="Microsoft Himalaya"/>
          <w:sz w:val="44"/>
          <w:szCs w:val="44"/>
        </w:rPr>
        <w:t xml:space="preserve">"\n Enter Customer </w:t>
      </w:r>
      <w:proofErr w:type="spellStart"/>
      <w:r w:rsidRPr="00C541F1">
        <w:rPr>
          <w:rFonts w:ascii="Microsoft Himalaya" w:hAnsi="Microsoft Himalaya" w:cs="Microsoft Himalaya"/>
          <w:sz w:val="44"/>
          <w:szCs w:val="44"/>
        </w:rPr>
        <w:t>CheckIN</w:t>
      </w:r>
      <w:proofErr w:type="spellEnd"/>
      <w:r w:rsidRPr="00C541F1">
        <w:rPr>
          <w:rFonts w:ascii="Microsoft Himalaya" w:hAnsi="Microsoft Himalaya" w:cs="Microsoft Himalaya"/>
          <w:sz w:val="44"/>
          <w:szCs w:val="44"/>
        </w:rPr>
        <w:t xml:space="preserve"> Date [ YYYY-MM-DD ]  :   ") </w:t>
      </w:r>
    </w:p>
    <w:p w14:paraId="5B0B980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checkout = </w:t>
      </w:r>
      <w:proofErr w:type="gramStart"/>
      <w:r w:rsidRPr="00C541F1">
        <w:rPr>
          <w:rFonts w:ascii="Microsoft Himalaya" w:hAnsi="Microsoft Himalaya" w:cs="Microsoft Himalaya"/>
          <w:sz w:val="44"/>
          <w:szCs w:val="44"/>
        </w:rPr>
        <w:t>input(</w:t>
      </w:r>
      <w:proofErr w:type="gramEnd"/>
      <w:r w:rsidRPr="00C541F1">
        <w:rPr>
          <w:rFonts w:ascii="Microsoft Himalaya" w:hAnsi="Microsoft Himalaya" w:cs="Microsoft Himalaya"/>
          <w:sz w:val="44"/>
          <w:szCs w:val="44"/>
        </w:rPr>
        <w:t xml:space="preserve">"\n Enter Customer </w:t>
      </w:r>
      <w:proofErr w:type="spellStart"/>
      <w:r w:rsidRPr="00C541F1">
        <w:rPr>
          <w:rFonts w:ascii="Microsoft Himalaya" w:hAnsi="Microsoft Himalaya" w:cs="Microsoft Himalaya"/>
          <w:sz w:val="44"/>
          <w:szCs w:val="44"/>
        </w:rPr>
        <w:t>CheckOUT</w:t>
      </w:r>
      <w:proofErr w:type="spellEnd"/>
      <w:r w:rsidRPr="00C541F1">
        <w:rPr>
          <w:rFonts w:ascii="Microsoft Himalaya" w:hAnsi="Microsoft Himalaya" w:cs="Microsoft Himalaya"/>
          <w:sz w:val="44"/>
          <w:szCs w:val="44"/>
        </w:rPr>
        <w:t xml:space="preserve"> Date [ YYYY-MM-DD ]  :   ") </w:t>
      </w:r>
    </w:p>
    <w:p w14:paraId="66D43E2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 "INSERT INTO BOOKING_RECORD </w:t>
      </w:r>
      <w:proofErr w:type="gramStart"/>
      <w:r w:rsidRPr="00C541F1">
        <w:rPr>
          <w:rFonts w:ascii="Microsoft Himalaya" w:hAnsi="Microsoft Himalaya" w:cs="Microsoft Himalaya"/>
          <w:sz w:val="44"/>
          <w:szCs w:val="44"/>
        </w:rPr>
        <w:t>VALUES(</w:t>
      </w:r>
      <w:proofErr w:type="gramEnd"/>
      <w:r w:rsidRPr="00C541F1">
        <w:rPr>
          <w:rFonts w:ascii="Microsoft Himalaya" w:hAnsi="Microsoft Himalaya" w:cs="Microsoft Himalaya"/>
          <w:sz w:val="44"/>
          <w:szCs w:val="44"/>
        </w:rPr>
        <w:t xml:space="preserve">%s, %s, %s)" </w:t>
      </w:r>
    </w:p>
    <w:p w14:paraId="7761307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values =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checkin, checkout) </w:t>
      </w:r>
    </w:p>
    <w:p w14:paraId="668C237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values) </w:t>
      </w:r>
    </w:p>
    <w:p w14:paraId="2939399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myConnection.commit</w:t>
      </w:r>
      <w:proofErr w:type="spellEnd"/>
      <w:r w:rsidRPr="00C541F1">
        <w:rPr>
          <w:rFonts w:ascii="Microsoft Himalaya" w:hAnsi="Microsoft Himalaya" w:cs="Microsoft Himalaya"/>
          <w:sz w:val="44"/>
          <w:szCs w:val="44"/>
        </w:rPr>
        <w:t xml:space="preserve">() </w:t>
      </w:r>
    </w:p>
    <w:p w14:paraId="13621F0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nCHECK</w:t>
      </w:r>
      <w:proofErr w:type="spellEnd"/>
      <w:r w:rsidRPr="00C541F1">
        <w:rPr>
          <w:rFonts w:ascii="Microsoft Himalaya" w:hAnsi="Microsoft Himalaya" w:cs="Microsoft Himalaya"/>
          <w:sz w:val="44"/>
          <w:szCs w:val="44"/>
        </w:rPr>
        <w:t xml:space="preserve">-IN AND CHECK-OUT ENTRY MADE SUCCESSFULLY !") </w:t>
      </w:r>
    </w:p>
    <w:p w14:paraId="364D47F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cursor.close</w:t>
      </w:r>
      <w:proofErr w:type="spellEnd"/>
      <w:proofErr w:type="gramEnd"/>
      <w:r w:rsidRPr="00C541F1">
        <w:rPr>
          <w:rFonts w:ascii="Microsoft Himalaya" w:hAnsi="Microsoft Himalaya" w:cs="Microsoft Himalaya"/>
          <w:sz w:val="44"/>
          <w:szCs w:val="44"/>
        </w:rPr>
        <w:t xml:space="preserve">() </w:t>
      </w:r>
    </w:p>
    <w:p w14:paraId="4DCE318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7A4E283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nERROR</w:t>
      </w:r>
      <w:proofErr w:type="spellEnd"/>
      <w:r w:rsidRPr="00C541F1">
        <w:rPr>
          <w:rFonts w:ascii="Microsoft Himalaya" w:hAnsi="Microsoft Himalaya" w:cs="Microsoft Himalaya"/>
          <w:sz w:val="44"/>
          <w:szCs w:val="44"/>
        </w:rPr>
        <w:t xml:space="preserve"> ESTABLISHING MYSQL CONNECTION !") </w:t>
      </w:r>
    </w:p>
    <w:p w14:paraId="23696D3F" w14:textId="77777777" w:rsidR="00C541F1" w:rsidRPr="00C541F1" w:rsidRDefault="00C541F1" w:rsidP="00C541F1">
      <w:pPr>
        <w:jc w:val="left"/>
        <w:rPr>
          <w:rFonts w:ascii="Microsoft Himalaya" w:hAnsi="Microsoft Himalaya" w:cs="Microsoft Himalaya"/>
          <w:sz w:val="44"/>
          <w:szCs w:val="44"/>
        </w:rPr>
      </w:pPr>
    </w:p>
    <w:p w14:paraId="1E90C44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def </w:t>
      </w:r>
      <w:proofErr w:type="spellStart"/>
      <w:proofErr w:type="gram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32C5DE8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
    <w:p w14:paraId="6BF7F1D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customer = </w:t>
      </w:r>
      <w:proofErr w:type="spellStart"/>
      <w:proofErr w:type="gramStart"/>
      <w:r w:rsidRPr="00C541F1">
        <w:rPr>
          <w:rFonts w:ascii="Microsoft Himalaya" w:hAnsi="Microsoft Himalaya" w:cs="Microsoft Himalaya"/>
          <w:sz w:val="44"/>
          <w:szCs w:val="44"/>
        </w:rPr>
        <w:t>searchCustomer</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2205691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customer: </w:t>
      </w:r>
    </w:p>
    <w:p w14:paraId="449CB89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w:t>
      </w:r>
    </w:p>
    <w:p w14:paraId="4B619B7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7A97248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cursor = </w:t>
      </w:r>
      <w:proofErr w:type="spellStart"/>
      <w:r w:rsidRPr="00C541F1">
        <w:rPr>
          <w:rFonts w:ascii="Microsoft Himalaya" w:hAnsi="Microsoft Himalaya" w:cs="Microsoft Himalaya"/>
          <w:sz w:val="44"/>
          <w:szCs w:val="44"/>
        </w:rPr>
        <w:t>myConnection.cursor</w:t>
      </w:r>
      <w:proofErr w:type="spellEnd"/>
      <w:r w:rsidRPr="00C541F1">
        <w:rPr>
          <w:rFonts w:ascii="Microsoft Himalaya" w:hAnsi="Microsoft Himalaya" w:cs="Microsoft Himalaya"/>
          <w:sz w:val="44"/>
          <w:szCs w:val="44"/>
        </w:rPr>
        <w:t xml:space="preserve">() </w:t>
      </w:r>
    </w:p>
    <w:p w14:paraId="13618DF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 """CREATE TABLE IF NOT EXISTS ROOM_</w:t>
      </w:r>
      <w:proofErr w:type="gramStart"/>
      <w:r w:rsidRPr="00C541F1">
        <w:rPr>
          <w:rFonts w:ascii="Microsoft Himalaya" w:hAnsi="Microsoft Himalaya" w:cs="Microsoft Himalaya"/>
          <w:sz w:val="44"/>
          <w:szCs w:val="44"/>
        </w:rPr>
        <w:t>RENT(</w:t>
      </w:r>
      <w:proofErr w:type="gramEnd"/>
      <w:r w:rsidRPr="00C541F1">
        <w:rPr>
          <w:rFonts w:ascii="Microsoft Himalaya" w:hAnsi="Microsoft Himalaya" w:cs="Microsoft Himalaya"/>
          <w:sz w:val="44"/>
          <w:szCs w:val="44"/>
        </w:rPr>
        <w:t xml:space="preserve">CID VARCHAR(20), ROOM_CHOICE INT, NO_OF_DAYS INT, ROOMNO INT, ROOMRENT INT)""" </w:t>
      </w:r>
    </w:p>
    <w:p w14:paraId="208FE95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w:t>
      </w:r>
    </w:p>
    <w:p w14:paraId="4BF67ED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"\n ##### We have The Following Rooms For You #####") </w:t>
      </w:r>
    </w:p>
    <w:p w14:paraId="4A6C398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 1.  Ultra </w:t>
      </w:r>
      <w:proofErr w:type="gramStart"/>
      <w:r w:rsidRPr="00C541F1">
        <w:rPr>
          <w:rFonts w:ascii="Microsoft Himalaya" w:hAnsi="Microsoft Himalaya" w:cs="Microsoft Himalaya"/>
          <w:sz w:val="44"/>
          <w:szCs w:val="44"/>
        </w:rPr>
        <w:t>Royal  ----</w:t>
      </w:r>
      <w:proofErr w:type="gramEnd"/>
      <w:r w:rsidRPr="00C541F1">
        <w:rPr>
          <w:rFonts w:ascii="Microsoft Himalaya" w:hAnsi="Microsoft Himalaya" w:cs="Microsoft Himalaya"/>
          <w:sz w:val="44"/>
          <w:szCs w:val="44"/>
        </w:rPr>
        <w:t xml:space="preserve">&gt; 10000 Rs.") </w:t>
      </w:r>
    </w:p>
    <w:p w14:paraId="34E881F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 2.  Royal        ----&gt; 5000 Rs. ") </w:t>
      </w:r>
    </w:p>
    <w:p w14:paraId="56CF570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 3.  Elite        ----&gt; 3500 Rs. ") </w:t>
      </w:r>
    </w:p>
    <w:p w14:paraId="6B4A36A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 4.  Budget ----&gt; 2500 Rs. ") </w:t>
      </w:r>
    </w:p>
    <w:p w14:paraId="19207F3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roomchoice</w:t>
      </w:r>
      <w:proofErr w:type="spellEnd"/>
      <w:r w:rsidRPr="00C541F1">
        <w:rPr>
          <w:rFonts w:ascii="Microsoft Himalaya" w:hAnsi="Microsoft Himalaya" w:cs="Microsoft Himalaya"/>
          <w:sz w:val="44"/>
          <w:szCs w:val="44"/>
        </w:rPr>
        <w:t xml:space="preserve"> = </w:t>
      </w:r>
      <w:proofErr w:type="gramStart"/>
      <w:r w:rsidRPr="00C541F1">
        <w:rPr>
          <w:rFonts w:ascii="Microsoft Himalaya" w:hAnsi="Microsoft Himalaya" w:cs="Microsoft Himalaya"/>
          <w:sz w:val="44"/>
          <w:szCs w:val="44"/>
        </w:rPr>
        <w:t>int(</w:t>
      </w:r>
      <w:proofErr w:type="gramEnd"/>
      <w:r w:rsidRPr="00C541F1">
        <w:rPr>
          <w:rFonts w:ascii="Microsoft Himalaya" w:hAnsi="Microsoft Himalaya" w:cs="Microsoft Himalaya"/>
          <w:sz w:val="44"/>
          <w:szCs w:val="44"/>
        </w:rPr>
        <w:t xml:space="preserve">input("Enter Your Option  : ")) </w:t>
      </w:r>
    </w:p>
    <w:p w14:paraId="0EBD17E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roomno</w:t>
      </w:r>
      <w:proofErr w:type="spellEnd"/>
      <w:r w:rsidRPr="00C541F1">
        <w:rPr>
          <w:rFonts w:ascii="Microsoft Himalaya" w:hAnsi="Microsoft Himalaya" w:cs="Microsoft Himalaya"/>
          <w:sz w:val="44"/>
          <w:szCs w:val="44"/>
        </w:rPr>
        <w:t xml:space="preserve"> = </w:t>
      </w:r>
      <w:proofErr w:type="gramStart"/>
      <w:r w:rsidRPr="00C541F1">
        <w:rPr>
          <w:rFonts w:ascii="Microsoft Himalaya" w:hAnsi="Microsoft Himalaya" w:cs="Microsoft Himalaya"/>
          <w:sz w:val="44"/>
          <w:szCs w:val="44"/>
        </w:rPr>
        <w:t>int(</w:t>
      </w:r>
      <w:proofErr w:type="gramEnd"/>
      <w:r w:rsidRPr="00C541F1">
        <w:rPr>
          <w:rFonts w:ascii="Microsoft Himalaya" w:hAnsi="Microsoft Himalaya" w:cs="Microsoft Himalaya"/>
          <w:sz w:val="44"/>
          <w:szCs w:val="44"/>
        </w:rPr>
        <w:t xml:space="preserve">input("Enter Customer Room No  :  ")) </w:t>
      </w:r>
    </w:p>
    <w:p w14:paraId="074AD83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noofdays</w:t>
      </w:r>
      <w:proofErr w:type="spellEnd"/>
      <w:r w:rsidRPr="00C541F1">
        <w:rPr>
          <w:rFonts w:ascii="Microsoft Himalaya" w:hAnsi="Microsoft Himalaya" w:cs="Microsoft Himalaya"/>
          <w:sz w:val="44"/>
          <w:szCs w:val="44"/>
        </w:rPr>
        <w:t xml:space="preserve"> = </w:t>
      </w:r>
      <w:proofErr w:type="gramStart"/>
      <w:r w:rsidRPr="00C541F1">
        <w:rPr>
          <w:rFonts w:ascii="Microsoft Himalaya" w:hAnsi="Microsoft Himalaya" w:cs="Microsoft Himalaya"/>
          <w:sz w:val="44"/>
          <w:szCs w:val="44"/>
        </w:rPr>
        <w:t>int(</w:t>
      </w:r>
      <w:proofErr w:type="gramEnd"/>
      <w:r w:rsidRPr="00C541F1">
        <w:rPr>
          <w:rFonts w:ascii="Microsoft Himalaya" w:hAnsi="Microsoft Himalaya" w:cs="Microsoft Himalaya"/>
          <w:sz w:val="44"/>
          <w:szCs w:val="44"/>
        </w:rPr>
        <w:t xml:space="preserve">input("Enter No. Of Days   </w:t>
      </w:r>
      <w:proofErr w:type="gramStart"/>
      <w:r w:rsidRPr="00C541F1">
        <w:rPr>
          <w:rFonts w:ascii="Microsoft Himalaya" w:hAnsi="Microsoft Himalaya" w:cs="Microsoft Himalaya"/>
          <w:sz w:val="44"/>
          <w:szCs w:val="44"/>
        </w:rPr>
        <w:t xml:space="preserve">  :</w:t>
      </w:r>
      <w:proofErr w:type="gramEnd"/>
      <w:r w:rsidRPr="00C541F1">
        <w:rPr>
          <w:rFonts w:ascii="Microsoft Himalaya" w:hAnsi="Microsoft Himalaya" w:cs="Microsoft Himalaya"/>
          <w:sz w:val="44"/>
          <w:szCs w:val="44"/>
        </w:rPr>
        <w:t xml:space="preserve">  "))    </w:t>
      </w:r>
    </w:p>
    <w:p w14:paraId="5D5604B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w:t>
      </w:r>
      <w:proofErr w:type="spellStart"/>
      <w:r w:rsidRPr="00C541F1">
        <w:rPr>
          <w:rFonts w:ascii="Microsoft Himalaya" w:hAnsi="Microsoft Himalaya" w:cs="Microsoft Himalaya"/>
          <w:sz w:val="44"/>
          <w:szCs w:val="44"/>
        </w:rPr>
        <w:t>roomchoice</w:t>
      </w:r>
      <w:proofErr w:type="spellEnd"/>
      <w:r w:rsidRPr="00C541F1">
        <w:rPr>
          <w:rFonts w:ascii="Microsoft Himalaya" w:hAnsi="Microsoft Himalaya" w:cs="Microsoft Himalaya"/>
          <w:sz w:val="44"/>
          <w:szCs w:val="44"/>
        </w:rPr>
        <w:t xml:space="preserve"> == 1: </w:t>
      </w:r>
    </w:p>
    <w:p w14:paraId="47FF733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 </w:t>
      </w:r>
      <w:proofErr w:type="spellStart"/>
      <w:r w:rsidRPr="00C541F1">
        <w:rPr>
          <w:rFonts w:ascii="Microsoft Himalaya" w:hAnsi="Microsoft Himalaya" w:cs="Microsoft Himalaya"/>
          <w:sz w:val="44"/>
          <w:szCs w:val="44"/>
        </w:rPr>
        <w:t>noofdays</w:t>
      </w:r>
      <w:proofErr w:type="spellEnd"/>
      <w:r w:rsidRPr="00C541F1">
        <w:rPr>
          <w:rFonts w:ascii="Microsoft Himalaya" w:hAnsi="Microsoft Himalaya" w:cs="Microsoft Himalaya"/>
          <w:sz w:val="44"/>
          <w:szCs w:val="44"/>
        </w:rPr>
        <w:t xml:space="preserve"> * 10000 </w:t>
      </w:r>
    </w:p>
    <w:p w14:paraId="2DF3C83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nUltra</w:t>
      </w:r>
      <w:proofErr w:type="spellEnd"/>
      <w:r w:rsidRPr="00C541F1">
        <w:rPr>
          <w:rFonts w:ascii="Microsoft Himalaya" w:hAnsi="Microsoft Himalaya" w:cs="Microsoft Himalaya"/>
          <w:sz w:val="44"/>
          <w:szCs w:val="44"/>
        </w:rPr>
        <w:t xml:space="preserve"> Royal Room Rent  :  ",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w:t>
      </w:r>
    </w:p>
    <w:p w14:paraId="7C53D70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roomchoice</w:t>
      </w:r>
      <w:proofErr w:type="spellEnd"/>
      <w:r w:rsidRPr="00C541F1">
        <w:rPr>
          <w:rFonts w:ascii="Microsoft Himalaya" w:hAnsi="Microsoft Himalaya" w:cs="Microsoft Himalaya"/>
          <w:sz w:val="44"/>
          <w:szCs w:val="44"/>
        </w:rPr>
        <w:t xml:space="preserve"> == 2: </w:t>
      </w:r>
    </w:p>
    <w:p w14:paraId="376C9EC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 </w:t>
      </w:r>
      <w:proofErr w:type="spellStart"/>
      <w:r w:rsidRPr="00C541F1">
        <w:rPr>
          <w:rFonts w:ascii="Microsoft Himalaya" w:hAnsi="Microsoft Himalaya" w:cs="Microsoft Himalaya"/>
          <w:sz w:val="44"/>
          <w:szCs w:val="44"/>
        </w:rPr>
        <w:t>noofdays</w:t>
      </w:r>
      <w:proofErr w:type="spellEnd"/>
      <w:r w:rsidRPr="00C541F1">
        <w:rPr>
          <w:rFonts w:ascii="Microsoft Himalaya" w:hAnsi="Microsoft Himalaya" w:cs="Microsoft Himalaya"/>
          <w:sz w:val="44"/>
          <w:szCs w:val="44"/>
        </w:rPr>
        <w:t xml:space="preserve"> * 5000 </w:t>
      </w:r>
    </w:p>
    <w:p w14:paraId="5D14088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nRoyal</w:t>
      </w:r>
      <w:proofErr w:type="spellEnd"/>
      <w:r w:rsidRPr="00C541F1">
        <w:rPr>
          <w:rFonts w:ascii="Microsoft Himalaya" w:hAnsi="Microsoft Himalaya" w:cs="Microsoft Himalaya"/>
          <w:sz w:val="44"/>
          <w:szCs w:val="44"/>
        </w:rPr>
        <w:t xml:space="preserve"> Room Rent  :  ",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w:t>
      </w:r>
    </w:p>
    <w:p w14:paraId="6498849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roomchoice</w:t>
      </w:r>
      <w:proofErr w:type="spellEnd"/>
      <w:r w:rsidRPr="00C541F1">
        <w:rPr>
          <w:rFonts w:ascii="Microsoft Himalaya" w:hAnsi="Microsoft Himalaya" w:cs="Microsoft Himalaya"/>
          <w:sz w:val="44"/>
          <w:szCs w:val="44"/>
        </w:rPr>
        <w:t xml:space="preserve"> == 3: </w:t>
      </w:r>
    </w:p>
    <w:p w14:paraId="4A22F19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 </w:t>
      </w:r>
      <w:proofErr w:type="spellStart"/>
      <w:r w:rsidRPr="00C541F1">
        <w:rPr>
          <w:rFonts w:ascii="Microsoft Himalaya" w:hAnsi="Microsoft Himalaya" w:cs="Microsoft Himalaya"/>
          <w:sz w:val="44"/>
          <w:szCs w:val="44"/>
        </w:rPr>
        <w:t>noofdays</w:t>
      </w:r>
      <w:proofErr w:type="spellEnd"/>
      <w:r w:rsidRPr="00C541F1">
        <w:rPr>
          <w:rFonts w:ascii="Microsoft Himalaya" w:hAnsi="Microsoft Himalaya" w:cs="Microsoft Himalaya"/>
          <w:sz w:val="44"/>
          <w:szCs w:val="44"/>
        </w:rPr>
        <w:t xml:space="preserve"> * 3500 </w:t>
      </w:r>
    </w:p>
    <w:p w14:paraId="399A0C5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nElite</w:t>
      </w:r>
      <w:proofErr w:type="spellEnd"/>
      <w:r w:rsidRPr="00C541F1">
        <w:rPr>
          <w:rFonts w:ascii="Microsoft Himalaya" w:hAnsi="Microsoft Himalaya" w:cs="Microsoft Himalaya"/>
          <w:sz w:val="44"/>
          <w:szCs w:val="44"/>
        </w:rPr>
        <w:t xml:space="preserve"> Royal Room Rent  :  ",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w:t>
      </w:r>
    </w:p>
    <w:p w14:paraId="65D71B3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roomchoice</w:t>
      </w:r>
      <w:proofErr w:type="spellEnd"/>
      <w:r w:rsidRPr="00C541F1">
        <w:rPr>
          <w:rFonts w:ascii="Microsoft Himalaya" w:hAnsi="Microsoft Himalaya" w:cs="Microsoft Himalaya"/>
          <w:sz w:val="44"/>
          <w:szCs w:val="44"/>
        </w:rPr>
        <w:t xml:space="preserve"> == 4: </w:t>
      </w:r>
    </w:p>
    <w:p w14:paraId="083C427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 </w:t>
      </w:r>
      <w:proofErr w:type="spellStart"/>
      <w:r w:rsidRPr="00C541F1">
        <w:rPr>
          <w:rFonts w:ascii="Microsoft Himalaya" w:hAnsi="Microsoft Himalaya" w:cs="Microsoft Himalaya"/>
          <w:sz w:val="44"/>
          <w:szCs w:val="44"/>
        </w:rPr>
        <w:t>noofdays</w:t>
      </w:r>
      <w:proofErr w:type="spellEnd"/>
      <w:r w:rsidRPr="00C541F1">
        <w:rPr>
          <w:rFonts w:ascii="Microsoft Himalaya" w:hAnsi="Microsoft Himalaya" w:cs="Microsoft Himalaya"/>
          <w:sz w:val="44"/>
          <w:szCs w:val="44"/>
        </w:rPr>
        <w:t xml:space="preserve"> * 2500 </w:t>
      </w:r>
    </w:p>
    <w:p w14:paraId="0ACE59C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nBudget</w:t>
      </w:r>
      <w:proofErr w:type="spellEnd"/>
      <w:r w:rsidRPr="00C541F1">
        <w:rPr>
          <w:rFonts w:ascii="Microsoft Himalaya" w:hAnsi="Microsoft Himalaya" w:cs="Microsoft Himalaya"/>
          <w:sz w:val="44"/>
          <w:szCs w:val="44"/>
        </w:rPr>
        <w:t xml:space="preserve"> Room Rent  :  ",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w:t>
      </w:r>
    </w:p>
    <w:p w14:paraId="2957B20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2455F5B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"Sorry, May Be You Are Giving Me Wrong Input, Please Try Again !!!") </w:t>
      </w:r>
    </w:p>
    <w:p w14:paraId="10BF226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return </w:t>
      </w:r>
    </w:p>
    <w:p w14:paraId="0F98800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 "INSERT INTO ROOM_RENT </w:t>
      </w:r>
      <w:proofErr w:type="gramStart"/>
      <w:r w:rsidRPr="00C541F1">
        <w:rPr>
          <w:rFonts w:ascii="Microsoft Himalaya" w:hAnsi="Microsoft Himalaya" w:cs="Microsoft Himalaya"/>
          <w:sz w:val="44"/>
          <w:szCs w:val="44"/>
        </w:rPr>
        <w:t>VALUES(</w:t>
      </w:r>
      <w:proofErr w:type="gramEnd"/>
      <w:r w:rsidRPr="00C541F1">
        <w:rPr>
          <w:rFonts w:ascii="Microsoft Himalaya" w:hAnsi="Microsoft Himalaya" w:cs="Microsoft Himalaya"/>
          <w:sz w:val="44"/>
          <w:szCs w:val="44"/>
        </w:rPr>
        <w:t xml:space="preserve">%s, %s, %s, %s, %s)" </w:t>
      </w:r>
    </w:p>
    <w:p w14:paraId="68732FA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values =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roomchoice</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noofdays</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roomno</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w:t>
      </w:r>
    </w:p>
    <w:p w14:paraId="25F8079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values) </w:t>
      </w:r>
    </w:p>
    <w:p w14:paraId="3747F13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myConnection.commit</w:t>
      </w:r>
      <w:proofErr w:type="spellEnd"/>
      <w:r w:rsidRPr="00C541F1">
        <w:rPr>
          <w:rFonts w:ascii="Microsoft Himalaya" w:hAnsi="Microsoft Himalaya" w:cs="Microsoft Himalaya"/>
          <w:sz w:val="44"/>
          <w:szCs w:val="44"/>
        </w:rPr>
        <w:t xml:space="preserve">() </w:t>
      </w:r>
    </w:p>
    <w:p w14:paraId="5DFE92A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"Thank You, Your Room Has Been Booked For : ", </w:t>
      </w:r>
      <w:proofErr w:type="spellStart"/>
      <w:r w:rsidRPr="00C541F1">
        <w:rPr>
          <w:rFonts w:ascii="Microsoft Himalaya" w:hAnsi="Microsoft Himalaya" w:cs="Microsoft Himalaya"/>
          <w:sz w:val="44"/>
          <w:szCs w:val="44"/>
        </w:rPr>
        <w:t>noofdays</w:t>
      </w:r>
      <w:proofErr w:type="spellEnd"/>
      <w:r w:rsidRPr="00C541F1">
        <w:rPr>
          <w:rFonts w:ascii="Microsoft Himalaya" w:hAnsi="Microsoft Himalaya" w:cs="Microsoft Himalaya"/>
          <w:sz w:val="44"/>
          <w:szCs w:val="44"/>
        </w:rPr>
        <w:t xml:space="preserve">, "Days") </w:t>
      </w:r>
    </w:p>
    <w:p w14:paraId="0A4C837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"Your Total Room Rent is  : Rs. ",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w:t>
      </w:r>
    </w:p>
    <w:p w14:paraId="345CE0B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w:t>
      </w:r>
      <w:proofErr w:type="spellStart"/>
      <w:proofErr w:type="gramStart"/>
      <w:r w:rsidRPr="00C541F1">
        <w:rPr>
          <w:rFonts w:ascii="Microsoft Himalaya" w:hAnsi="Microsoft Himalaya" w:cs="Microsoft Himalaya"/>
          <w:sz w:val="44"/>
          <w:szCs w:val="44"/>
        </w:rPr>
        <w:t>cursor.close</w:t>
      </w:r>
      <w:proofErr w:type="spellEnd"/>
      <w:proofErr w:type="gramEnd"/>
      <w:r w:rsidRPr="00C541F1">
        <w:rPr>
          <w:rFonts w:ascii="Microsoft Himalaya" w:hAnsi="Microsoft Himalaya" w:cs="Microsoft Himalaya"/>
          <w:sz w:val="44"/>
          <w:szCs w:val="44"/>
        </w:rPr>
        <w:t xml:space="preserve">() </w:t>
      </w:r>
    </w:p>
    <w:p w14:paraId="6A25E74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4B26995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nERROR</w:t>
      </w:r>
      <w:proofErr w:type="spellEnd"/>
      <w:r w:rsidRPr="00C541F1">
        <w:rPr>
          <w:rFonts w:ascii="Microsoft Himalaya" w:hAnsi="Microsoft Himalaya" w:cs="Microsoft Himalaya"/>
          <w:sz w:val="44"/>
          <w:szCs w:val="44"/>
        </w:rPr>
        <w:t xml:space="preserve"> ESTABLISHING MYSQL CONNECTION !") </w:t>
      </w:r>
    </w:p>
    <w:p w14:paraId="22D54C77" w14:textId="77777777" w:rsidR="00C541F1" w:rsidRPr="00C541F1" w:rsidRDefault="00C541F1" w:rsidP="00C541F1">
      <w:pPr>
        <w:jc w:val="left"/>
        <w:rPr>
          <w:rFonts w:ascii="Microsoft Himalaya" w:hAnsi="Microsoft Himalaya" w:cs="Microsoft Himalaya"/>
          <w:sz w:val="44"/>
          <w:szCs w:val="44"/>
        </w:rPr>
      </w:pPr>
    </w:p>
    <w:p w14:paraId="6BE32AF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def </w:t>
      </w:r>
      <w:proofErr w:type="gramStart"/>
      <w:r w:rsidRPr="00C541F1">
        <w:rPr>
          <w:rFonts w:ascii="Microsoft Himalaya" w:hAnsi="Microsoft Himalaya" w:cs="Microsoft Himalaya"/>
          <w:sz w:val="44"/>
          <w:szCs w:val="44"/>
        </w:rPr>
        <w:t>restaurant(</w:t>
      </w:r>
      <w:proofErr w:type="gramEnd"/>
      <w:r w:rsidRPr="00C541F1">
        <w:rPr>
          <w:rFonts w:ascii="Microsoft Himalaya" w:hAnsi="Microsoft Himalaya" w:cs="Microsoft Himalaya"/>
          <w:sz w:val="44"/>
          <w:szCs w:val="44"/>
        </w:rPr>
        <w:t xml:space="preserve">): </w:t>
      </w:r>
    </w:p>
    <w:p w14:paraId="04F57A9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
    <w:p w14:paraId="586BBEF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customer = </w:t>
      </w:r>
      <w:proofErr w:type="spellStart"/>
      <w:proofErr w:type="gramStart"/>
      <w:r w:rsidRPr="00C541F1">
        <w:rPr>
          <w:rFonts w:ascii="Microsoft Himalaya" w:hAnsi="Microsoft Himalaya" w:cs="Microsoft Himalaya"/>
          <w:sz w:val="44"/>
          <w:szCs w:val="44"/>
        </w:rPr>
        <w:t>searchCustomer</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38896BE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customer: </w:t>
      </w:r>
    </w:p>
    <w:p w14:paraId="0AFD983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restaurentbill</w:t>
      </w:r>
      <w:proofErr w:type="spellEnd"/>
      <w:r w:rsidRPr="00C541F1">
        <w:rPr>
          <w:rFonts w:ascii="Microsoft Himalaya" w:hAnsi="Microsoft Himalaya" w:cs="Microsoft Himalaya"/>
          <w:sz w:val="44"/>
          <w:szCs w:val="44"/>
        </w:rPr>
        <w:t xml:space="preserve">    </w:t>
      </w:r>
    </w:p>
    <w:p w14:paraId="3DC6711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00EE69A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cursor = </w:t>
      </w:r>
      <w:proofErr w:type="spellStart"/>
      <w:r w:rsidRPr="00C541F1">
        <w:rPr>
          <w:rFonts w:ascii="Microsoft Himalaya" w:hAnsi="Microsoft Himalaya" w:cs="Microsoft Himalaya"/>
          <w:sz w:val="44"/>
          <w:szCs w:val="44"/>
        </w:rPr>
        <w:t>myConnection.cursor</w:t>
      </w:r>
      <w:proofErr w:type="spellEnd"/>
      <w:r w:rsidRPr="00C541F1">
        <w:rPr>
          <w:rFonts w:ascii="Microsoft Himalaya" w:hAnsi="Microsoft Himalaya" w:cs="Microsoft Himalaya"/>
          <w:sz w:val="44"/>
          <w:szCs w:val="44"/>
        </w:rPr>
        <w:t xml:space="preserve">() </w:t>
      </w:r>
    </w:p>
    <w:p w14:paraId="55574E9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 """CREATE TABLE IF NOT EXISTS </w:t>
      </w:r>
      <w:proofErr w:type="gramStart"/>
      <w:r w:rsidRPr="00C541F1">
        <w:rPr>
          <w:rFonts w:ascii="Microsoft Himalaya" w:hAnsi="Microsoft Himalaya" w:cs="Microsoft Himalaya"/>
          <w:sz w:val="44"/>
          <w:szCs w:val="44"/>
        </w:rPr>
        <w:t>RESTAURANT(</w:t>
      </w:r>
      <w:proofErr w:type="gramEnd"/>
      <w:r w:rsidRPr="00C541F1">
        <w:rPr>
          <w:rFonts w:ascii="Microsoft Himalaya" w:hAnsi="Microsoft Himalaya" w:cs="Microsoft Himalaya"/>
          <w:sz w:val="44"/>
          <w:szCs w:val="44"/>
        </w:rPr>
        <w:t xml:space="preserve">CID VARCHAR(20), CUISINE VARCHAR(30), QUANTITY VARCHAR(30), BILL VARCHAR(30))""" </w:t>
      </w:r>
    </w:p>
    <w:p w14:paraId="116F799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w:t>
      </w:r>
    </w:p>
    <w:p w14:paraId="7C98364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"1.  Vegetarian Combo                  -----&gt; 300 Rs.") </w:t>
      </w:r>
    </w:p>
    <w:p w14:paraId="7667F46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"2.  Non-Vegetarian Combo              -----&gt; 500 Rs.") </w:t>
      </w:r>
    </w:p>
    <w:p w14:paraId="0D17D16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"3.  Vegetarian &amp; Non-Vegetarian Combo -----&gt; 750 Rs.") </w:t>
      </w:r>
    </w:p>
    <w:p w14:paraId="65C87ED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choice_dish</w:t>
      </w:r>
      <w:proofErr w:type="spellEnd"/>
      <w:r w:rsidRPr="00C541F1">
        <w:rPr>
          <w:rFonts w:ascii="Microsoft Himalaya" w:hAnsi="Microsoft Himalaya" w:cs="Microsoft Himalaya"/>
          <w:sz w:val="44"/>
          <w:szCs w:val="44"/>
        </w:rPr>
        <w:t xml:space="preserve"> = </w:t>
      </w:r>
      <w:proofErr w:type="gramStart"/>
      <w:r w:rsidRPr="00C541F1">
        <w:rPr>
          <w:rFonts w:ascii="Microsoft Himalaya" w:hAnsi="Microsoft Himalaya" w:cs="Microsoft Himalaya"/>
          <w:sz w:val="44"/>
          <w:szCs w:val="44"/>
        </w:rPr>
        <w:t>int(</w:t>
      </w:r>
      <w:proofErr w:type="gramEnd"/>
      <w:r w:rsidRPr="00C541F1">
        <w:rPr>
          <w:rFonts w:ascii="Microsoft Himalaya" w:hAnsi="Microsoft Himalaya" w:cs="Microsoft Himalaya"/>
          <w:sz w:val="44"/>
          <w:szCs w:val="44"/>
        </w:rPr>
        <w:t xml:space="preserve">input("Enter Your Cuisine :  ")) </w:t>
      </w:r>
    </w:p>
    <w:p w14:paraId="57B6903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quantity = </w:t>
      </w:r>
      <w:proofErr w:type="gramStart"/>
      <w:r w:rsidRPr="00C541F1">
        <w:rPr>
          <w:rFonts w:ascii="Microsoft Himalaya" w:hAnsi="Microsoft Himalaya" w:cs="Microsoft Himalaya"/>
          <w:sz w:val="44"/>
          <w:szCs w:val="44"/>
        </w:rPr>
        <w:t>int(</w:t>
      </w:r>
      <w:proofErr w:type="gramEnd"/>
      <w:r w:rsidRPr="00C541F1">
        <w:rPr>
          <w:rFonts w:ascii="Microsoft Himalaya" w:hAnsi="Microsoft Himalaya" w:cs="Microsoft Himalaya"/>
          <w:sz w:val="44"/>
          <w:szCs w:val="44"/>
        </w:rPr>
        <w:t xml:space="preserve">input("Enter Quantity :   ")) </w:t>
      </w:r>
    </w:p>
    <w:p w14:paraId="11C84C5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w:t>
      </w:r>
      <w:proofErr w:type="spellStart"/>
      <w:r w:rsidRPr="00C541F1">
        <w:rPr>
          <w:rFonts w:ascii="Microsoft Himalaya" w:hAnsi="Microsoft Himalaya" w:cs="Microsoft Himalaya"/>
          <w:sz w:val="44"/>
          <w:szCs w:val="44"/>
        </w:rPr>
        <w:t>choice_dish</w:t>
      </w:r>
      <w:proofErr w:type="spellEnd"/>
      <w:r w:rsidRPr="00C541F1">
        <w:rPr>
          <w:rFonts w:ascii="Microsoft Himalaya" w:hAnsi="Microsoft Himalaya" w:cs="Microsoft Himalaya"/>
          <w:sz w:val="44"/>
          <w:szCs w:val="44"/>
        </w:rPr>
        <w:t xml:space="preserve"> == 1: </w:t>
      </w:r>
    </w:p>
    <w:p w14:paraId="4C25EA8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nSO</w:t>
      </w:r>
      <w:proofErr w:type="spellEnd"/>
      <w:r w:rsidRPr="00C541F1">
        <w:rPr>
          <w:rFonts w:ascii="Microsoft Himalaya" w:hAnsi="Microsoft Himalaya" w:cs="Microsoft Himalaya"/>
          <w:sz w:val="44"/>
          <w:szCs w:val="44"/>
        </w:rPr>
        <w:t xml:space="preserve"> YOU HAVE ORDERED: Vegetarian Combo") </w:t>
      </w:r>
    </w:p>
    <w:p w14:paraId="65A2B14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restaurentbill</w:t>
      </w:r>
      <w:proofErr w:type="spellEnd"/>
      <w:r w:rsidRPr="00C541F1">
        <w:rPr>
          <w:rFonts w:ascii="Microsoft Himalaya" w:hAnsi="Microsoft Himalaya" w:cs="Microsoft Himalaya"/>
          <w:sz w:val="44"/>
          <w:szCs w:val="44"/>
        </w:rPr>
        <w:t xml:space="preserve"> = quantity * 300            </w:t>
      </w:r>
    </w:p>
    <w:p w14:paraId="2D77DD2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choice_dish</w:t>
      </w:r>
      <w:proofErr w:type="spellEnd"/>
      <w:r w:rsidRPr="00C541F1">
        <w:rPr>
          <w:rFonts w:ascii="Microsoft Himalaya" w:hAnsi="Microsoft Himalaya" w:cs="Microsoft Himalaya"/>
          <w:sz w:val="44"/>
          <w:szCs w:val="44"/>
        </w:rPr>
        <w:t xml:space="preserve"> == 2: </w:t>
      </w:r>
    </w:p>
    <w:p w14:paraId="6A6B7A9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nSO</w:t>
      </w:r>
      <w:proofErr w:type="spellEnd"/>
      <w:r w:rsidRPr="00C541F1">
        <w:rPr>
          <w:rFonts w:ascii="Microsoft Himalaya" w:hAnsi="Microsoft Himalaya" w:cs="Microsoft Himalaya"/>
          <w:sz w:val="44"/>
          <w:szCs w:val="44"/>
        </w:rPr>
        <w:t xml:space="preserve"> YOU HAVE ORDERED: Non-Vegetarian Combo") </w:t>
      </w:r>
    </w:p>
    <w:p w14:paraId="384A6B1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restaurentbill</w:t>
      </w:r>
      <w:proofErr w:type="spellEnd"/>
      <w:r w:rsidRPr="00C541F1">
        <w:rPr>
          <w:rFonts w:ascii="Microsoft Himalaya" w:hAnsi="Microsoft Himalaya" w:cs="Microsoft Himalaya"/>
          <w:sz w:val="44"/>
          <w:szCs w:val="44"/>
        </w:rPr>
        <w:t xml:space="preserve"> = quantity * 500 </w:t>
      </w:r>
    </w:p>
    <w:p w14:paraId="19FA22D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choice_dish</w:t>
      </w:r>
      <w:proofErr w:type="spellEnd"/>
      <w:r w:rsidRPr="00C541F1">
        <w:rPr>
          <w:rFonts w:ascii="Microsoft Himalaya" w:hAnsi="Microsoft Himalaya" w:cs="Microsoft Himalaya"/>
          <w:sz w:val="44"/>
          <w:szCs w:val="44"/>
        </w:rPr>
        <w:t xml:space="preserve"> == 3: </w:t>
      </w:r>
    </w:p>
    <w:p w14:paraId="2C17B71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nSO</w:t>
      </w:r>
      <w:proofErr w:type="spellEnd"/>
      <w:r w:rsidRPr="00C541F1">
        <w:rPr>
          <w:rFonts w:ascii="Microsoft Himalaya" w:hAnsi="Microsoft Himalaya" w:cs="Microsoft Himalaya"/>
          <w:sz w:val="44"/>
          <w:szCs w:val="44"/>
        </w:rPr>
        <w:t xml:space="preserve"> YOU HAVE ORDERED: Vegetarian &amp; Non-Vegetarian Combo") </w:t>
      </w:r>
    </w:p>
    <w:p w14:paraId="24D812E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restaurentbill</w:t>
      </w:r>
      <w:proofErr w:type="spellEnd"/>
      <w:r w:rsidRPr="00C541F1">
        <w:rPr>
          <w:rFonts w:ascii="Microsoft Himalaya" w:hAnsi="Microsoft Himalaya" w:cs="Microsoft Himalaya"/>
          <w:sz w:val="44"/>
          <w:szCs w:val="44"/>
        </w:rPr>
        <w:t xml:space="preserve"> = quantity * 750 </w:t>
      </w:r>
    </w:p>
    <w:p w14:paraId="1058D83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3B6BA2B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"Sorry, May Be You Are Giving Me Wrong Input, Please Try Again !!!") </w:t>
      </w:r>
    </w:p>
    <w:p w14:paraId="2B4D9C5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return </w:t>
      </w:r>
    </w:p>
    <w:p w14:paraId="5B74BF3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 "INSERT INTO RESTAURANT </w:t>
      </w:r>
      <w:proofErr w:type="gramStart"/>
      <w:r w:rsidRPr="00C541F1">
        <w:rPr>
          <w:rFonts w:ascii="Microsoft Himalaya" w:hAnsi="Microsoft Himalaya" w:cs="Microsoft Himalaya"/>
          <w:sz w:val="44"/>
          <w:szCs w:val="44"/>
        </w:rPr>
        <w:t>VALUES(</w:t>
      </w:r>
      <w:proofErr w:type="gramEnd"/>
      <w:r w:rsidRPr="00C541F1">
        <w:rPr>
          <w:rFonts w:ascii="Microsoft Himalaya" w:hAnsi="Microsoft Himalaya" w:cs="Microsoft Himalaya"/>
          <w:sz w:val="44"/>
          <w:szCs w:val="44"/>
        </w:rPr>
        <w:t xml:space="preserve">%s, %s, %s, %s)" </w:t>
      </w:r>
    </w:p>
    <w:p w14:paraId="28D80DC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values =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choice_dish</w:t>
      </w:r>
      <w:proofErr w:type="spellEnd"/>
      <w:r w:rsidRPr="00C541F1">
        <w:rPr>
          <w:rFonts w:ascii="Microsoft Himalaya" w:hAnsi="Microsoft Himalaya" w:cs="Microsoft Himalaya"/>
          <w:sz w:val="44"/>
          <w:szCs w:val="44"/>
        </w:rPr>
        <w:t xml:space="preserve">, quantity, </w:t>
      </w:r>
      <w:proofErr w:type="spellStart"/>
      <w:r w:rsidRPr="00C541F1">
        <w:rPr>
          <w:rFonts w:ascii="Microsoft Himalaya" w:hAnsi="Microsoft Himalaya" w:cs="Microsoft Himalaya"/>
          <w:sz w:val="44"/>
          <w:szCs w:val="44"/>
        </w:rPr>
        <w:t>restaurentbill</w:t>
      </w:r>
      <w:proofErr w:type="spellEnd"/>
      <w:r w:rsidRPr="00C541F1">
        <w:rPr>
          <w:rFonts w:ascii="Microsoft Himalaya" w:hAnsi="Microsoft Himalaya" w:cs="Microsoft Himalaya"/>
          <w:sz w:val="44"/>
          <w:szCs w:val="44"/>
        </w:rPr>
        <w:t xml:space="preserve">) </w:t>
      </w:r>
    </w:p>
    <w:p w14:paraId="0396382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values) </w:t>
      </w:r>
    </w:p>
    <w:p w14:paraId="34F42ED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myConnection.commit</w:t>
      </w:r>
      <w:proofErr w:type="spellEnd"/>
      <w:r w:rsidRPr="00C541F1">
        <w:rPr>
          <w:rFonts w:ascii="Microsoft Himalaya" w:hAnsi="Microsoft Himalaya" w:cs="Microsoft Himalaya"/>
          <w:sz w:val="44"/>
          <w:szCs w:val="44"/>
        </w:rPr>
        <w:t xml:space="preserve">() </w:t>
      </w:r>
    </w:p>
    <w:p w14:paraId="16B5DAA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"Your Total Bill Amount Is  : Rs.   ", </w:t>
      </w:r>
      <w:proofErr w:type="spellStart"/>
      <w:r w:rsidRPr="00C541F1">
        <w:rPr>
          <w:rFonts w:ascii="Microsoft Himalaya" w:hAnsi="Microsoft Himalaya" w:cs="Microsoft Himalaya"/>
          <w:sz w:val="44"/>
          <w:szCs w:val="44"/>
        </w:rPr>
        <w:t>restaurentbill</w:t>
      </w:r>
      <w:proofErr w:type="spellEnd"/>
      <w:r w:rsidRPr="00C541F1">
        <w:rPr>
          <w:rFonts w:ascii="Microsoft Himalaya" w:hAnsi="Microsoft Himalaya" w:cs="Microsoft Himalaya"/>
          <w:sz w:val="44"/>
          <w:szCs w:val="44"/>
        </w:rPr>
        <w:t xml:space="preserve">) </w:t>
      </w:r>
    </w:p>
    <w:p w14:paraId="5993004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"\n\n****  WE HOPE YOU WILL ENJOY YOUR MEAL  ***\n\n") </w:t>
      </w:r>
    </w:p>
    <w:p w14:paraId="777D9C8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cursor.close</w:t>
      </w:r>
      <w:proofErr w:type="spellEnd"/>
      <w:proofErr w:type="gramEnd"/>
      <w:r w:rsidRPr="00C541F1">
        <w:rPr>
          <w:rFonts w:ascii="Microsoft Himalaya" w:hAnsi="Microsoft Himalaya" w:cs="Microsoft Himalaya"/>
          <w:sz w:val="44"/>
          <w:szCs w:val="44"/>
        </w:rPr>
        <w:t xml:space="preserve">() </w:t>
      </w:r>
    </w:p>
    <w:p w14:paraId="28EB860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6E813BA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nERROR</w:t>
      </w:r>
      <w:proofErr w:type="spellEnd"/>
      <w:r w:rsidRPr="00C541F1">
        <w:rPr>
          <w:rFonts w:ascii="Microsoft Himalaya" w:hAnsi="Microsoft Himalaya" w:cs="Microsoft Himalaya"/>
          <w:sz w:val="44"/>
          <w:szCs w:val="44"/>
        </w:rPr>
        <w:t xml:space="preserve"> ESTABLISHING MYSQL CONNECTION !") </w:t>
      </w:r>
    </w:p>
    <w:p w14:paraId="6EDADE65" w14:textId="77777777" w:rsidR="00C541F1" w:rsidRPr="00C541F1" w:rsidRDefault="00C541F1" w:rsidP="00C541F1">
      <w:pPr>
        <w:jc w:val="left"/>
        <w:rPr>
          <w:rFonts w:ascii="Microsoft Himalaya" w:hAnsi="Microsoft Himalaya" w:cs="Microsoft Himalaya"/>
          <w:sz w:val="44"/>
          <w:szCs w:val="44"/>
        </w:rPr>
      </w:pPr>
    </w:p>
    <w:p w14:paraId="5D92A96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def </w:t>
      </w:r>
      <w:proofErr w:type="gramStart"/>
      <w:r w:rsidRPr="00C541F1">
        <w:rPr>
          <w:rFonts w:ascii="Microsoft Himalaya" w:hAnsi="Microsoft Himalaya" w:cs="Microsoft Himalaya"/>
          <w:sz w:val="44"/>
          <w:szCs w:val="44"/>
        </w:rPr>
        <w:t>gaming(</w:t>
      </w:r>
      <w:proofErr w:type="gramEnd"/>
      <w:r w:rsidRPr="00C541F1">
        <w:rPr>
          <w:rFonts w:ascii="Microsoft Himalaya" w:hAnsi="Microsoft Himalaya" w:cs="Microsoft Himalaya"/>
          <w:sz w:val="44"/>
          <w:szCs w:val="44"/>
        </w:rPr>
        <w:t xml:space="preserve">): </w:t>
      </w:r>
    </w:p>
    <w:p w14:paraId="5E7A814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
    <w:p w14:paraId="1CBD7F7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customer = </w:t>
      </w:r>
      <w:proofErr w:type="spellStart"/>
      <w:proofErr w:type="gramStart"/>
      <w:r w:rsidRPr="00C541F1">
        <w:rPr>
          <w:rFonts w:ascii="Microsoft Himalaya" w:hAnsi="Microsoft Himalaya" w:cs="Microsoft Himalaya"/>
          <w:sz w:val="44"/>
          <w:szCs w:val="44"/>
        </w:rPr>
        <w:t>searchCustomer</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2CCFE4C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customer: </w:t>
      </w:r>
    </w:p>
    <w:p w14:paraId="3E896DE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w:t>
      </w:r>
    </w:p>
    <w:p w14:paraId="39492FA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47B6B8A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cursor = </w:t>
      </w:r>
      <w:proofErr w:type="spellStart"/>
      <w:r w:rsidRPr="00C541F1">
        <w:rPr>
          <w:rFonts w:ascii="Microsoft Himalaya" w:hAnsi="Microsoft Himalaya" w:cs="Microsoft Himalaya"/>
          <w:sz w:val="44"/>
          <w:szCs w:val="44"/>
        </w:rPr>
        <w:t>myConnection.cursor</w:t>
      </w:r>
      <w:proofErr w:type="spellEnd"/>
      <w:r w:rsidRPr="00C541F1">
        <w:rPr>
          <w:rFonts w:ascii="Microsoft Himalaya" w:hAnsi="Microsoft Himalaya" w:cs="Microsoft Himalaya"/>
          <w:sz w:val="44"/>
          <w:szCs w:val="44"/>
        </w:rPr>
        <w:t xml:space="preserve">() </w:t>
      </w:r>
    </w:p>
    <w:p w14:paraId="47D65FA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 """CREATE TABLE IF NOT EXISTS </w:t>
      </w:r>
      <w:proofErr w:type="gramStart"/>
      <w:r w:rsidRPr="00C541F1">
        <w:rPr>
          <w:rFonts w:ascii="Microsoft Himalaya" w:hAnsi="Microsoft Himalaya" w:cs="Microsoft Himalaya"/>
          <w:sz w:val="44"/>
          <w:szCs w:val="44"/>
        </w:rPr>
        <w:t>GAMING(</w:t>
      </w:r>
      <w:proofErr w:type="gramEnd"/>
      <w:r w:rsidRPr="00C541F1">
        <w:rPr>
          <w:rFonts w:ascii="Microsoft Himalaya" w:hAnsi="Microsoft Himalaya" w:cs="Microsoft Himalaya"/>
          <w:sz w:val="44"/>
          <w:szCs w:val="44"/>
        </w:rPr>
        <w:t xml:space="preserve">CID VARCHAR(20), GAMES VARCHAR(30), HOURS VARCHAR(30), GAMING_BILL VARCHAR(30))""" </w:t>
      </w:r>
    </w:p>
    <w:p w14:paraId="061FFE4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w:t>
      </w:r>
    </w:p>
    <w:p w14:paraId="146AD29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 </w:t>
      </w:r>
    </w:p>
    <w:p w14:paraId="611ED5A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1.  Table Tennis        -----&gt; 150 </w:t>
      </w:r>
      <w:proofErr w:type="gramStart"/>
      <w:r w:rsidRPr="00C541F1">
        <w:rPr>
          <w:rFonts w:ascii="Microsoft Himalaya" w:hAnsi="Microsoft Himalaya" w:cs="Microsoft Himalaya"/>
          <w:sz w:val="44"/>
          <w:szCs w:val="44"/>
        </w:rPr>
        <w:t>Rs./</w:t>
      </w:r>
      <w:proofErr w:type="gramEnd"/>
      <w:r w:rsidRPr="00C541F1">
        <w:rPr>
          <w:rFonts w:ascii="Microsoft Himalaya" w:hAnsi="Microsoft Himalaya" w:cs="Microsoft Himalaya"/>
          <w:sz w:val="44"/>
          <w:szCs w:val="44"/>
        </w:rPr>
        <w:t xml:space="preserve">HR </w:t>
      </w:r>
    </w:p>
    <w:p w14:paraId="76F77B3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2.  Bowling             -----&gt; 100 </w:t>
      </w:r>
      <w:proofErr w:type="gramStart"/>
      <w:r w:rsidRPr="00C541F1">
        <w:rPr>
          <w:rFonts w:ascii="Microsoft Himalaya" w:hAnsi="Microsoft Himalaya" w:cs="Microsoft Himalaya"/>
          <w:sz w:val="44"/>
          <w:szCs w:val="44"/>
        </w:rPr>
        <w:t>Rs./</w:t>
      </w:r>
      <w:proofErr w:type="gramEnd"/>
      <w:r w:rsidRPr="00C541F1">
        <w:rPr>
          <w:rFonts w:ascii="Microsoft Himalaya" w:hAnsi="Microsoft Himalaya" w:cs="Microsoft Himalaya"/>
          <w:sz w:val="44"/>
          <w:szCs w:val="44"/>
        </w:rPr>
        <w:t xml:space="preserve">HR </w:t>
      </w:r>
    </w:p>
    <w:p w14:paraId="0F3E465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3.  Snooker             -----&gt; 250 </w:t>
      </w:r>
      <w:proofErr w:type="gramStart"/>
      <w:r w:rsidRPr="00C541F1">
        <w:rPr>
          <w:rFonts w:ascii="Microsoft Himalaya" w:hAnsi="Microsoft Himalaya" w:cs="Microsoft Himalaya"/>
          <w:sz w:val="44"/>
          <w:szCs w:val="44"/>
        </w:rPr>
        <w:t>Rs./</w:t>
      </w:r>
      <w:proofErr w:type="gramEnd"/>
      <w:r w:rsidRPr="00C541F1">
        <w:rPr>
          <w:rFonts w:ascii="Microsoft Himalaya" w:hAnsi="Microsoft Himalaya" w:cs="Microsoft Himalaya"/>
          <w:sz w:val="44"/>
          <w:szCs w:val="44"/>
        </w:rPr>
        <w:t xml:space="preserve">HR </w:t>
      </w:r>
    </w:p>
    <w:p w14:paraId="631C75C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4.  VR World Gaming     -----&gt; 400 </w:t>
      </w:r>
      <w:proofErr w:type="gramStart"/>
      <w:r w:rsidRPr="00C541F1">
        <w:rPr>
          <w:rFonts w:ascii="Microsoft Himalaya" w:hAnsi="Microsoft Himalaya" w:cs="Microsoft Himalaya"/>
          <w:sz w:val="44"/>
          <w:szCs w:val="44"/>
        </w:rPr>
        <w:t>Rs./</w:t>
      </w:r>
      <w:proofErr w:type="gramEnd"/>
      <w:r w:rsidRPr="00C541F1">
        <w:rPr>
          <w:rFonts w:ascii="Microsoft Himalaya" w:hAnsi="Microsoft Himalaya" w:cs="Microsoft Himalaya"/>
          <w:sz w:val="44"/>
          <w:szCs w:val="44"/>
        </w:rPr>
        <w:t xml:space="preserve">HR </w:t>
      </w:r>
    </w:p>
    <w:p w14:paraId="55DE4F4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5.  Video Games         -----&gt; 300 </w:t>
      </w:r>
      <w:proofErr w:type="gramStart"/>
      <w:r w:rsidRPr="00C541F1">
        <w:rPr>
          <w:rFonts w:ascii="Microsoft Himalaya" w:hAnsi="Microsoft Himalaya" w:cs="Microsoft Himalaya"/>
          <w:sz w:val="44"/>
          <w:szCs w:val="44"/>
        </w:rPr>
        <w:t>Rs./</w:t>
      </w:r>
      <w:proofErr w:type="gramEnd"/>
      <w:r w:rsidRPr="00C541F1">
        <w:rPr>
          <w:rFonts w:ascii="Microsoft Himalaya" w:hAnsi="Microsoft Himalaya" w:cs="Microsoft Himalaya"/>
          <w:sz w:val="44"/>
          <w:szCs w:val="44"/>
        </w:rPr>
        <w:t xml:space="preserve">HR </w:t>
      </w:r>
    </w:p>
    <w:p w14:paraId="4C93E1F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6.  Swimming Pool Games -----&gt; 350 </w:t>
      </w:r>
      <w:proofErr w:type="gramStart"/>
      <w:r w:rsidRPr="00C541F1">
        <w:rPr>
          <w:rFonts w:ascii="Microsoft Himalaya" w:hAnsi="Microsoft Himalaya" w:cs="Microsoft Himalaya"/>
          <w:sz w:val="44"/>
          <w:szCs w:val="44"/>
        </w:rPr>
        <w:t>Rs./</w:t>
      </w:r>
      <w:proofErr w:type="gramEnd"/>
      <w:r w:rsidRPr="00C541F1">
        <w:rPr>
          <w:rFonts w:ascii="Microsoft Himalaya" w:hAnsi="Microsoft Himalaya" w:cs="Microsoft Himalaya"/>
          <w:sz w:val="44"/>
          <w:szCs w:val="44"/>
        </w:rPr>
        <w:t xml:space="preserve">HR </w:t>
      </w:r>
    </w:p>
    <w:p w14:paraId="6050505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7.  Exit </w:t>
      </w:r>
    </w:p>
    <w:p w14:paraId="042604E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 </w:t>
      </w:r>
    </w:p>
    <w:p w14:paraId="4195C9D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game = </w:t>
      </w:r>
      <w:proofErr w:type="gramStart"/>
      <w:r w:rsidRPr="00C541F1">
        <w:rPr>
          <w:rFonts w:ascii="Microsoft Himalaya" w:hAnsi="Microsoft Himalaya" w:cs="Microsoft Himalaya"/>
          <w:sz w:val="44"/>
          <w:szCs w:val="44"/>
        </w:rPr>
        <w:t>int(</w:t>
      </w:r>
      <w:proofErr w:type="gramEnd"/>
      <w:r w:rsidRPr="00C541F1">
        <w:rPr>
          <w:rFonts w:ascii="Microsoft Himalaya" w:hAnsi="Microsoft Himalaya" w:cs="Microsoft Himalaya"/>
          <w:sz w:val="44"/>
          <w:szCs w:val="44"/>
        </w:rPr>
        <w:t xml:space="preserve">input("Enter What Game You Want To Play  :  ")) </w:t>
      </w:r>
    </w:p>
    <w:p w14:paraId="2A6DD78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hour = </w:t>
      </w:r>
      <w:proofErr w:type="gramStart"/>
      <w:r w:rsidRPr="00C541F1">
        <w:rPr>
          <w:rFonts w:ascii="Microsoft Himalaya" w:hAnsi="Microsoft Himalaya" w:cs="Microsoft Himalaya"/>
          <w:sz w:val="44"/>
          <w:szCs w:val="44"/>
        </w:rPr>
        <w:t>int(</w:t>
      </w:r>
      <w:proofErr w:type="gramEnd"/>
      <w:r w:rsidRPr="00C541F1">
        <w:rPr>
          <w:rFonts w:ascii="Microsoft Himalaya" w:hAnsi="Microsoft Himalaya" w:cs="Microsoft Himalaya"/>
          <w:sz w:val="44"/>
          <w:szCs w:val="44"/>
        </w:rPr>
        <w:t xml:space="preserve">input("Enter No Of Hours You Want To Play  :  ")) </w:t>
      </w:r>
    </w:p>
    <w:p w14:paraId="52F1873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print("\n\n#################################################") </w:t>
      </w:r>
    </w:p>
    <w:p w14:paraId="16DD45E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game == 1: </w:t>
      </w:r>
    </w:p>
    <w:p w14:paraId="41CEE77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"YOU HAVE SELECTED TO PLAY  :  Table Tennis") </w:t>
      </w:r>
    </w:p>
    <w:p w14:paraId="3991829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 hour * 150 </w:t>
      </w:r>
    </w:p>
    <w:p w14:paraId="1E4B989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game == 2: </w:t>
      </w:r>
    </w:p>
    <w:p w14:paraId="5529F2D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"YOU HAVE SELECTED TO PLAY  :  Bowling") </w:t>
      </w:r>
    </w:p>
    <w:p w14:paraId="4555B9A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 hour * 100 </w:t>
      </w:r>
    </w:p>
    <w:p w14:paraId="04BF570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game == 3: </w:t>
      </w:r>
    </w:p>
    <w:p w14:paraId="3B7AF6A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"YOU HAVE SELECTED TO PLAY  :  Snooker") </w:t>
      </w:r>
    </w:p>
    <w:p w14:paraId="7754F3E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 hour * 250 </w:t>
      </w:r>
    </w:p>
    <w:p w14:paraId="111CD3B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game == 4: </w:t>
      </w:r>
    </w:p>
    <w:p w14:paraId="19F29FF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"YOU HAVE SELECTED TO PLAY  :  VR World Gaming") </w:t>
      </w:r>
    </w:p>
    <w:p w14:paraId="0BF0B9E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 hour * 400 </w:t>
      </w:r>
    </w:p>
    <w:p w14:paraId="2D198D1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game == 5: </w:t>
      </w:r>
    </w:p>
    <w:p w14:paraId="48469CF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"YOU HAVE SELECTED TO PLAY  :  Video Games") </w:t>
      </w:r>
    </w:p>
    <w:p w14:paraId="57FFD7D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 hour * 300 </w:t>
      </w:r>
    </w:p>
    <w:p w14:paraId="0D082A7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game == 6: </w:t>
      </w:r>
    </w:p>
    <w:p w14:paraId="0D5235D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"YOU HAVE SELECTED TO PLAY  :  Swimming Pool Games") </w:t>
      </w:r>
    </w:p>
    <w:p w14:paraId="25E8DA7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 hour * 350 </w:t>
      </w:r>
    </w:p>
    <w:p w14:paraId="7112D5A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7A9A9B1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"Sorry, May Be You Are Giving Me Wrong Input, Please Try Again !!!") </w:t>
      </w:r>
    </w:p>
    <w:p w14:paraId="183CA94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return </w:t>
      </w:r>
    </w:p>
    <w:p w14:paraId="6A37069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 "INSERT INTO GAMING </w:t>
      </w:r>
      <w:proofErr w:type="gramStart"/>
      <w:r w:rsidRPr="00C541F1">
        <w:rPr>
          <w:rFonts w:ascii="Microsoft Himalaya" w:hAnsi="Microsoft Himalaya" w:cs="Microsoft Himalaya"/>
          <w:sz w:val="44"/>
          <w:szCs w:val="44"/>
        </w:rPr>
        <w:t>VALUES(</w:t>
      </w:r>
      <w:proofErr w:type="gramEnd"/>
      <w:r w:rsidRPr="00C541F1">
        <w:rPr>
          <w:rFonts w:ascii="Microsoft Himalaya" w:hAnsi="Microsoft Himalaya" w:cs="Microsoft Himalaya"/>
          <w:sz w:val="44"/>
          <w:szCs w:val="44"/>
        </w:rPr>
        <w:t xml:space="preserve">%s, %s, %s, %s)" </w:t>
      </w:r>
    </w:p>
    <w:p w14:paraId="5C04F47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values =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game, hour, </w:t>
      </w: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w:t>
      </w:r>
    </w:p>
    <w:p w14:paraId="4522A39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values) </w:t>
      </w:r>
    </w:p>
    <w:p w14:paraId="5CEA9A1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myConnection.commit</w:t>
      </w:r>
      <w:proofErr w:type="spellEnd"/>
      <w:r w:rsidRPr="00C541F1">
        <w:rPr>
          <w:rFonts w:ascii="Microsoft Himalaya" w:hAnsi="Microsoft Himalaya" w:cs="Microsoft Himalaya"/>
          <w:sz w:val="44"/>
          <w:szCs w:val="44"/>
        </w:rPr>
        <w:t xml:space="preserve">() </w:t>
      </w:r>
    </w:p>
    <w:p w14:paraId="2F26541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"Your Total Gaming Bill Is :  Rs. ", </w:t>
      </w: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w:t>
      </w:r>
    </w:p>
    <w:p w14:paraId="6C74301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"FOR  :  ", hour, "  HOURS", "\n *** WE HOPE YOU WILL ENJOY YOUR GAME ***")   </w:t>
      </w:r>
    </w:p>
    <w:p w14:paraId="4065143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print("\n\n#################################################") </w:t>
      </w:r>
    </w:p>
    <w:p w14:paraId="00C4FDD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cursor.close</w:t>
      </w:r>
      <w:proofErr w:type="spellEnd"/>
      <w:proofErr w:type="gramEnd"/>
      <w:r w:rsidRPr="00C541F1">
        <w:rPr>
          <w:rFonts w:ascii="Microsoft Himalaya" w:hAnsi="Microsoft Himalaya" w:cs="Microsoft Himalaya"/>
          <w:sz w:val="44"/>
          <w:szCs w:val="44"/>
        </w:rPr>
        <w:t xml:space="preserve">() </w:t>
      </w:r>
    </w:p>
    <w:p w14:paraId="204BBB2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1456FBD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"ERROR ESTABLISHING MYSQL CONNECTION !") </w:t>
      </w:r>
    </w:p>
    <w:p w14:paraId="680943EF" w14:textId="77777777" w:rsidR="00C541F1" w:rsidRPr="00C541F1" w:rsidRDefault="00C541F1" w:rsidP="00C541F1">
      <w:pPr>
        <w:jc w:val="left"/>
        <w:rPr>
          <w:rFonts w:ascii="Microsoft Himalaya" w:hAnsi="Microsoft Himalaya" w:cs="Microsoft Himalaya"/>
          <w:sz w:val="44"/>
          <w:szCs w:val="44"/>
        </w:rPr>
      </w:pPr>
    </w:p>
    <w:p w14:paraId="4680069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def </w:t>
      </w:r>
      <w:proofErr w:type="gramStart"/>
      <w:r w:rsidRPr="00C541F1">
        <w:rPr>
          <w:rFonts w:ascii="Microsoft Himalaya" w:hAnsi="Microsoft Himalaya" w:cs="Microsoft Himalaya"/>
          <w:sz w:val="44"/>
          <w:szCs w:val="44"/>
        </w:rPr>
        <w:t>fashion(</w:t>
      </w:r>
      <w:proofErr w:type="gramEnd"/>
      <w:r w:rsidRPr="00C541F1">
        <w:rPr>
          <w:rFonts w:ascii="Microsoft Himalaya" w:hAnsi="Microsoft Himalaya" w:cs="Microsoft Himalaya"/>
          <w:sz w:val="44"/>
          <w:szCs w:val="44"/>
        </w:rPr>
        <w:t xml:space="preserve">): </w:t>
      </w:r>
    </w:p>
    <w:p w14:paraId="3888EFF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
    <w:p w14:paraId="786BE51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customer = </w:t>
      </w:r>
      <w:proofErr w:type="spellStart"/>
      <w:proofErr w:type="gramStart"/>
      <w:r w:rsidRPr="00C541F1">
        <w:rPr>
          <w:rFonts w:ascii="Microsoft Himalaya" w:hAnsi="Microsoft Himalaya" w:cs="Microsoft Himalaya"/>
          <w:sz w:val="44"/>
          <w:szCs w:val="44"/>
        </w:rPr>
        <w:t>searchCustomer</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5E41CE2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customer: </w:t>
      </w:r>
    </w:p>
    <w:p w14:paraId="1D8E534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w:t>
      </w:r>
    </w:p>
    <w:p w14:paraId="781CE17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07019D6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cursor = </w:t>
      </w:r>
      <w:proofErr w:type="spellStart"/>
      <w:r w:rsidRPr="00C541F1">
        <w:rPr>
          <w:rFonts w:ascii="Microsoft Himalaya" w:hAnsi="Microsoft Himalaya" w:cs="Microsoft Himalaya"/>
          <w:sz w:val="44"/>
          <w:szCs w:val="44"/>
        </w:rPr>
        <w:t>myConnection.cursor</w:t>
      </w:r>
      <w:proofErr w:type="spellEnd"/>
      <w:r w:rsidRPr="00C541F1">
        <w:rPr>
          <w:rFonts w:ascii="Microsoft Himalaya" w:hAnsi="Microsoft Himalaya" w:cs="Microsoft Himalaya"/>
          <w:sz w:val="44"/>
          <w:szCs w:val="44"/>
        </w:rPr>
        <w:t xml:space="preserve">() </w:t>
      </w:r>
    </w:p>
    <w:p w14:paraId="6400E4F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 """CREATE TABLE IF NOT EXISTS </w:t>
      </w:r>
      <w:proofErr w:type="gramStart"/>
      <w:r w:rsidRPr="00C541F1">
        <w:rPr>
          <w:rFonts w:ascii="Microsoft Himalaya" w:hAnsi="Microsoft Himalaya" w:cs="Microsoft Himalaya"/>
          <w:sz w:val="44"/>
          <w:szCs w:val="44"/>
        </w:rPr>
        <w:t>FASHION(</w:t>
      </w:r>
      <w:proofErr w:type="gramEnd"/>
      <w:r w:rsidRPr="00C541F1">
        <w:rPr>
          <w:rFonts w:ascii="Microsoft Himalaya" w:hAnsi="Microsoft Himalaya" w:cs="Microsoft Himalaya"/>
          <w:sz w:val="44"/>
          <w:szCs w:val="44"/>
        </w:rPr>
        <w:t xml:space="preserve">CID VARCHAR(20), DRESS VARCHAR(30), AMOUNT VARCHAR(30), BILL VARCHAR(30))""" </w:t>
      </w:r>
    </w:p>
    <w:p w14:paraId="115CC26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w:t>
      </w:r>
    </w:p>
    <w:p w14:paraId="2E9BC29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 </w:t>
      </w:r>
    </w:p>
    <w:p w14:paraId="2885D3E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1.  Shirts        -----&gt; 1500 Rs. </w:t>
      </w:r>
    </w:p>
    <w:p w14:paraId="311F411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2.  T-Shirts      -----&gt; 300 Rs. </w:t>
      </w:r>
    </w:p>
    <w:p w14:paraId="17104EE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3.  Pants         -----&gt; 2000 Rs. </w:t>
      </w:r>
    </w:p>
    <w:p w14:paraId="67B05F1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4.  Jeans         -----&gt; 4000 Rs. </w:t>
      </w:r>
    </w:p>
    <w:p w14:paraId="743DE24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5.  Tassel top    -----&gt; 500 Rs. </w:t>
      </w:r>
    </w:p>
    <w:p w14:paraId="051DC81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6.  Gown          -----&gt; 3000 Rs. </w:t>
      </w:r>
    </w:p>
    <w:p w14:paraId="629199D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7.  Western dress -----&gt; 3000 Rs. </w:t>
      </w:r>
    </w:p>
    <w:p w14:paraId="06C74FC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8.  Skirts        -----&gt; 400 Rs. </w:t>
      </w:r>
    </w:p>
    <w:p w14:paraId="274D59F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9.  Trousers      -----&gt; 200 Rs. </w:t>
      </w:r>
    </w:p>
    <w:p w14:paraId="5D823C0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10. </w:t>
      </w:r>
      <w:proofErr w:type="spellStart"/>
      <w:r w:rsidRPr="00C541F1">
        <w:rPr>
          <w:rFonts w:ascii="Microsoft Himalaya" w:hAnsi="Microsoft Himalaya" w:cs="Microsoft Himalaya"/>
          <w:sz w:val="44"/>
          <w:szCs w:val="44"/>
        </w:rPr>
        <w:t>InnerWear</w:t>
      </w:r>
      <w:proofErr w:type="spellEnd"/>
      <w:r w:rsidRPr="00C541F1">
        <w:rPr>
          <w:rFonts w:ascii="Microsoft Himalaya" w:hAnsi="Microsoft Himalaya" w:cs="Microsoft Himalaya"/>
          <w:sz w:val="44"/>
          <w:szCs w:val="44"/>
        </w:rPr>
        <w:t xml:space="preserve">     -----&gt; 30 Rs. </w:t>
      </w:r>
    </w:p>
    <w:p w14:paraId="6846328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 </w:t>
      </w:r>
    </w:p>
    <w:p w14:paraId="680C8E2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dress = </w:t>
      </w:r>
      <w:proofErr w:type="gramStart"/>
      <w:r w:rsidRPr="00C541F1">
        <w:rPr>
          <w:rFonts w:ascii="Microsoft Himalaya" w:hAnsi="Microsoft Himalaya" w:cs="Microsoft Himalaya"/>
          <w:sz w:val="44"/>
          <w:szCs w:val="44"/>
        </w:rPr>
        <w:t>int(</w:t>
      </w:r>
      <w:proofErr w:type="gramEnd"/>
      <w:r w:rsidRPr="00C541F1">
        <w:rPr>
          <w:rFonts w:ascii="Microsoft Himalaya" w:hAnsi="Microsoft Himalaya" w:cs="Microsoft Himalaya"/>
          <w:sz w:val="44"/>
          <w:szCs w:val="44"/>
        </w:rPr>
        <w:t xml:space="preserve">input("Enter your Choice wear: ")) </w:t>
      </w:r>
    </w:p>
    <w:p w14:paraId="44B546D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quantity = </w:t>
      </w:r>
      <w:proofErr w:type="gramStart"/>
      <w:r w:rsidRPr="00C541F1">
        <w:rPr>
          <w:rFonts w:ascii="Microsoft Himalaya" w:hAnsi="Microsoft Himalaya" w:cs="Microsoft Himalaya"/>
          <w:sz w:val="44"/>
          <w:szCs w:val="44"/>
        </w:rPr>
        <w:t>int(</w:t>
      </w:r>
      <w:proofErr w:type="gramEnd"/>
      <w:r w:rsidRPr="00C541F1">
        <w:rPr>
          <w:rFonts w:ascii="Microsoft Himalaya" w:hAnsi="Microsoft Himalaya" w:cs="Microsoft Himalaya"/>
          <w:sz w:val="44"/>
          <w:szCs w:val="44"/>
        </w:rPr>
        <w:t xml:space="preserve">input("How many you want to buy: ")) </w:t>
      </w:r>
    </w:p>
    <w:p w14:paraId="796C023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dress == 1: </w:t>
      </w:r>
    </w:p>
    <w:p w14:paraId="3F9EF7B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w:t>
      </w:r>
      <w:proofErr w:type="spellStart"/>
      <w:r w:rsidRPr="00C541F1">
        <w:rPr>
          <w:rFonts w:ascii="Microsoft Himalaya" w:hAnsi="Microsoft Himalaya" w:cs="Microsoft Himalaya"/>
          <w:sz w:val="44"/>
          <w:szCs w:val="44"/>
        </w:rPr>
        <w:t>nShirts</w:t>
      </w:r>
      <w:proofErr w:type="spellEnd"/>
      <w:r w:rsidRPr="00C541F1">
        <w:rPr>
          <w:rFonts w:ascii="Microsoft Himalaya" w:hAnsi="Microsoft Himalaya" w:cs="Microsoft Himalaya"/>
          <w:sz w:val="44"/>
          <w:szCs w:val="44"/>
        </w:rPr>
        <w:t xml:space="preserve">") </w:t>
      </w:r>
    </w:p>
    <w:p w14:paraId="5090FBD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 quantity * 1500 </w:t>
      </w:r>
    </w:p>
    <w:p w14:paraId="65197BC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dress == 2: </w:t>
      </w:r>
    </w:p>
    <w:p w14:paraId="1DAF89D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w:t>
      </w:r>
      <w:proofErr w:type="spellStart"/>
      <w:r w:rsidRPr="00C541F1">
        <w:rPr>
          <w:rFonts w:ascii="Microsoft Himalaya" w:hAnsi="Microsoft Himalaya" w:cs="Microsoft Himalaya"/>
          <w:sz w:val="44"/>
          <w:szCs w:val="44"/>
        </w:rPr>
        <w:t>nT</w:t>
      </w:r>
      <w:proofErr w:type="spellEnd"/>
      <w:r w:rsidRPr="00C541F1">
        <w:rPr>
          <w:rFonts w:ascii="Microsoft Himalaya" w:hAnsi="Microsoft Himalaya" w:cs="Microsoft Himalaya"/>
          <w:sz w:val="44"/>
          <w:szCs w:val="44"/>
        </w:rPr>
        <w:t xml:space="preserve">-Shirts") </w:t>
      </w:r>
    </w:p>
    <w:p w14:paraId="7247EE8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 quantity * 300 </w:t>
      </w:r>
    </w:p>
    <w:p w14:paraId="4C974AD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dress == 3: </w:t>
      </w:r>
    </w:p>
    <w:p w14:paraId="631F468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w:t>
      </w:r>
      <w:proofErr w:type="spellStart"/>
      <w:r w:rsidRPr="00C541F1">
        <w:rPr>
          <w:rFonts w:ascii="Microsoft Himalaya" w:hAnsi="Microsoft Himalaya" w:cs="Microsoft Himalaya"/>
          <w:sz w:val="44"/>
          <w:szCs w:val="44"/>
        </w:rPr>
        <w:t>nPants</w:t>
      </w:r>
      <w:proofErr w:type="spellEnd"/>
      <w:r w:rsidRPr="00C541F1">
        <w:rPr>
          <w:rFonts w:ascii="Microsoft Himalaya" w:hAnsi="Microsoft Himalaya" w:cs="Microsoft Himalaya"/>
          <w:sz w:val="44"/>
          <w:szCs w:val="44"/>
        </w:rPr>
        <w:t xml:space="preserve">") </w:t>
      </w:r>
    </w:p>
    <w:p w14:paraId="41E10E1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 quantity * 2000 </w:t>
      </w:r>
    </w:p>
    <w:p w14:paraId="71E5936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dress == 4: </w:t>
      </w:r>
    </w:p>
    <w:p w14:paraId="0F544EC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w:t>
      </w:r>
      <w:proofErr w:type="spellStart"/>
      <w:r w:rsidRPr="00C541F1">
        <w:rPr>
          <w:rFonts w:ascii="Microsoft Himalaya" w:hAnsi="Microsoft Himalaya" w:cs="Microsoft Himalaya"/>
          <w:sz w:val="44"/>
          <w:szCs w:val="44"/>
        </w:rPr>
        <w:t>nJeans</w:t>
      </w:r>
      <w:proofErr w:type="spellEnd"/>
      <w:r w:rsidRPr="00C541F1">
        <w:rPr>
          <w:rFonts w:ascii="Microsoft Himalaya" w:hAnsi="Microsoft Himalaya" w:cs="Microsoft Himalaya"/>
          <w:sz w:val="44"/>
          <w:szCs w:val="44"/>
        </w:rPr>
        <w:t xml:space="preserve">") </w:t>
      </w:r>
    </w:p>
    <w:p w14:paraId="305EEE0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 quantity * 4000 </w:t>
      </w:r>
    </w:p>
    <w:p w14:paraId="44DF46A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dress == 5: </w:t>
      </w:r>
    </w:p>
    <w:p w14:paraId="44A778D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nTassel</w:t>
      </w:r>
      <w:proofErr w:type="spellEnd"/>
      <w:r w:rsidRPr="00C541F1">
        <w:rPr>
          <w:rFonts w:ascii="Microsoft Himalaya" w:hAnsi="Microsoft Himalaya" w:cs="Microsoft Himalaya"/>
          <w:sz w:val="44"/>
          <w:szCs w:val="44"/>
        </w:rPr>
        <w:t xml:space="preserve"> top") </w:t>
      </w:r>
    </w:p>
    <w:p w14:paraId="67D4DFE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 quantity * 500 </w:t>
      </w:r>
    </w:p>
    <w:p w14:paraId="6C9F439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dress == 6: </w:t>
      </w:r>
    </w:p>
    <w:p w14:paraId="34EFDB8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w:t>
      </w:r>
      <w:proofErr w:type="spellStart"/>
      <w:r w:rsidRPr="00C541F1">
        <w:rPr>
          <w:rFonts w:ascii="Microsoft Himalaya" w:hAnsi="Microsoft Himalaya" w:cs="Microsoft Himalaya"/>
          <w:sz w:val="44"/>
          <w:szCs w:val="44"/>
        </w:rPr>
        <w:t>nGown</w:t>
      </w:r>
      <w:proofErr w:type="spellEnd"/>
      <w:r w:rsidRPr="00C541F1">
        <w:rPr>
          <w:rFonts w:ascii="Microsoft Himalaya" w:hAnsi="Microsoft Himalaya" w:cs="Microsoft Himalaya"/>
          <w:sz w:val="44"/>
          <w:szCs w:val="44"/>
        </w:rPr>
        <w:t xml:space="preserve">") </w:t>
      </w:r>
    </w:p>
    <w:p w14:paraId="70C6B45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 quantity * 3000 </w:t>
      </w:r>
    </w:p>
    <w:p w14:paraId="1200908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dress == 7: </w:t>
      </w:r>
    </w:p>
    <w:p w14:paraId="3AB60DE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nWestern</w:t>
      </w:r>
      <w:proofErr w:type="spellEnd"/>
      <w:r w:rsidRPr="00C541F1">
        <w:rPr>
          <w:rFonts w:ascii="Microsoft Himalaya" w:hAnsi="Microsoft Himalaya" w:cs="Microsoft Himalaya"/>
          <w:sz w:val="44"/>
          <w:szCs w:val="44"/>
        </w:rPr>
        <w:t xml:space="preserve"> dress") </w:t>
      </w:r>
    </w:p>
    <w:p w14:paraId="7540E00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 quantity * 3000 </w:t>
      </w:r>
    </w:p>
    <w:p w14:paraId="54DEC5A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dress == 8: </w:t>
      </w:r>
    </w:p>
    <w:p w14:paraId="01518D8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w:t>
      </w:r>
      <w:proofErr w:type="spellStart"/>
      <w:r w:rsidRPr="00C541F1">
        <w:rPr>
          <w:rFonts w:ascii="Microsoft Himalaya" w:hAnsi="Microsoft Himalaya" w:cs="Microsoft Himalaya"/>
          <w:sz w:val="44"/>
          <w:szCs w:val="44"/>
        </w:rPr>
        <w:t>nSkirts</w:t>
      </w:r>
      <w:proofErr w:type="spellEnd"/>
      <w:r w:rsidRPr="00C541F1">
        <w:rPr>
          <w:rFonts w:ascii="Microsoft Himalaya" w:hAnsi="Microsoft Himalaya" w:cs="Microsoft Himalaya"/>
          <w:sz w:val="44"/>
          <w:szCs w:val="44"/>
        </w:rPr>
        <w:t xml:space="preserve">") </w:t>
      </w:r>
    </w:p>
    <w:p w14:paraId="30AF698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 quantity * 400 </w:t>
      </w:r>
    </w:p>
    <w:p w14:paraId="5470590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dress == 9: </w:t>
      </w:r>
    </w:p>
    <w:p w14:paraId="75153A7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w:t>
      </w:r>
      <w:proofErr w:type="spellStart"/>
      <w:r w:rsidRPr="00C541F1">
        <w:rPr>
          <w:rFonts w:ascii="Microsoft Himalaya" w:hAnsi="Microsoft Himalaya" w:cs="Microsoft Himalaya"/>
          <w:sz w:val="44"/>
          <w:szCs w:val="44"/>
        </w:rPr>
        <w:t>nTrousers</w:t>
      </w:r>
      <w:proofErr w:type="spellEnd"/>
      <w:r w:rsidRPr="00C541F1">
        <w:rPr>
          <w:rFonts w:ascii="Microsoft Himalaya" w:hAnsi="Microsoft Himalaya" w:cs="Microsoft Himalaya"/>
          <w:sz w:val="44"/>
          <w:szCs w:val="44"/>
        </w:rPr>
        <w:t xml:space="preserve">") </w:t>
      </w:r>
    </w:p>
    <w:p w14:paraId="4A7127F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 quantity * 200 </w:t>
      </w:r>
    </w:p>
    <w:p w14:paraId="72164FA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dress == 10: </w:t>
      </w:r>
    </w:p>
    <w:p w14:paraId="5CFA59E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w:t>
      </w:r>
      <w:proofErr w:type="spellStart"/>
      <w:r w:rsidRPr="00C541F1">
        <w:rPr>
          <w:rFonts w:ascii="Microsoft Himalaya" w:hAnsi="Microsoft Himalaya" w:cs="Microsoft Himalaya"/>
          <w:sz w:val="44"/>
          <w:szCs w:val="44"/>
        </w:rPr>
        <w:t>nInnerWear</w:t>
      </w:r>
      <w:proofErr w:type="spellEnd"/>
      <w:r w:rsidRPr="00C541F1">
        <w:rPr>
          <w:rFonts w:ascii="Microsoft Himalaya" w:hAnsi="Microsoft Himalaya" w:cs="Microsoft Himalaya"/>
          <w:sz w:val="44"/>
          <w:szCs w:val="44"/>
        </w:rPr>
        <w:t xml:space="preserve">") </w:t>
      </w:r>
    </w:p>
    <w:p w14:paraId="0B57378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 quantity * 30 </w:t>
      </w:r>
    </w:p>
    <w:p w14:paraId="2BF901C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0AC594F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"Sorry, May Be You Are Giving Me Wrong Input, Please Try Again !!!") </w:t>
      </w:r>
    </w:p>
    <w:p w14:paraId="58F1B77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return </w:t>
      </w:r>
    </w:p>
    <w:p w14:paraId="4C18B00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 "INSERT INTO FASHION </w:t>
      </w:r>
      <w:proofErr w:type="gramStart"/>
      <w:r w:rsidRPr="00C541F1">
        <w:rPr>
          <w:rFonts w:ascii="Microsoft Himalaya" w:hAnsi="Microsoft Himalaya" w:cs="Microsoft Himalaya"/>
          <w:sz w:val="44"/>
          <w:szCs w:val="44"/>
        </w:rPr>
        <w:t>VALUES(</w:t>
      </w:r>
      <w:proofErr w:type="gramEnd"/>
      <w:r w:rsidRPr="00C541F1">
        <w:rPr>
          <w:rFonts w:ascii="Microsoft Himalaya" w:hAnsi="Microsoft Himalaya" w:cs="Microsoft Himalaya"/>
          <w:sz w:val="44"/>
          <w:szCs w:val="44"/>
        </w:rPr>
        <w:t xml:space="preserve">%s, %s, %s, %s)" </w:t>
      </w:r>
    </w:p>
    <w:p w14:paraId="6A265EF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values =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dress, quantity,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w:t>
      </w:r>
    </w:p>
    <w:p w14:paraId="5D16738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values) </w:t>
      </w:r>
    </w:p>
    <w:p w14:paraId="415A488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myConnection.commit</w:t>
      </w:r>
      <w:proofErr w:type="spellEnd"/>
      <w:r w:rsidRPr="00C541F1">
        <w:rPr>
          <w:rFonts w:ascii="Microsoft Himalaya" w:hAnsi="Microsoft Himalaya" w:cs="Microsoft Himalaya"/>
          <w:sz w:val="44"/>
          <w:szCs w:val="44"/>
        </w:rPr>
        <w:t xml:space="preserve">() </w:t>
      </w:r>
    </w:p>
    <w:p w14:paraId="3F9C1D2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print("\n\n#################################################") </w:t>
      </w:r>
    </w:p>
    <w:p w14:paraId="63176C6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nYOU</w:t>
      </w:r>
      <w:proofErr w:type="spellEnd"/>
      <w:r w:rsidRPr="00C541F1">
        <w:rPr>
          <w:rFonts w:ascii="Microsoft Himalaya" w:hAnsi="Microsoft Himalaya" w:cs="Microsoft Himalaya"/>
          <w:sz w:val="44"/>
          <w:szCs w:val="44"/>
        </w:rPr>
        <w:t xml:space="preserve"> SELECT ITEM NO :  ", dress, "\</w:t>
      </w:r>
      <w:proofErr w:type="spellStart"/>
      <w:r w:rsidRPr="00C541F1">
        <w:rPr>
          <w:rFonts w:ascii="Microsoft Himalaya" w:hAnsi="Microsoft Himalaya" w:cs="Microsoft Himalaya"/>
          <w:sz w:val="44"/>
          <w:szCs w:val="44"/>
        </w:rPr>
        <w:t>nYOUR</w:t>
      </w:r>
      <w:proofErr w:type="spellEnd"/>
      <w:r w:rsidRPr="00C541F1">
        <w:rPr>
          <w:rFonts w:ascii="Microsoft Himalaya" w:hAnsi="Microsoft Himalaya" w:cs="Microsoft Himalaya"/>
          <w:sz w:val="44"/>
          <w:szCs w:val="44"/>
        </w:rPr>
        <w:t xml:space="preserve"> QUANTITY IS  :  ", quantity, "  ITEMS", "\</w:t>
      </w:r>
      <w:proofErr w:type="spellStart"/>
      <w:r w:rsidRPr="00C541F1">
        <w:rPr>
          <w:rFonts w:ascii="Microsoft Himalaya" w:hAnsi="Microsoft Himalaya" w:cs="Microsoft Himalaya"/>
          <w:sz w:val="44"/>
          <w:szCs w:val="44"/>
        </w:rPr>
        <w:t>nTHANK</w:t>
      </w:r>
      <w:proofErr w:type="spellEnd"/>
      <w:r w:rsidRPr="00C541F1">
        <w:rPr>
          <w:rFonts w:ascii="Microsoft Himalaya" w:hAnsi="Microsoft Himalaya" w:cs="Microsoft Himalaya"/>
          <w:sz w:val="44"/>
          <w:szCs w:val="44"/>
        </w:rPr>
        <w:t xml:space="preserve"> YOU FOR SHOPPING VISIT AGAIN!!!") </w:t>
      </w:r>
    </w:p>
    <w:p w14:paraId="14A5D82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nYour</w:t>
      </w:r>
      <w:proofErr w:type="spellEnd"/>
      <w:r w:rsidRPr="00C541F1">
        <w:rPr>
          <w:rFonts w:ascii="Microsoft Himalaya" w:hAnsi="Microsoft Himalaya" w:cs="Microsoft Himalaya"/>
          <w:sz w:val="44"/>
          <w:szCs w:val="44"/>
        </w:rPr>
        <w:t xml:space="preserve"> Total Bill Is :  ",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w:t>
      </w:r>
    </w:p>
    <w:p w14:paraId="3962F16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print("\n\n#################################################") </w:t>
      </w:r>
    </w:p>
    <w:p w14:paraId="23D3684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cursor.close</w:t>
      </w:r>
      <w:proofErr w:type="spellEnd"/>
      <w:proofErr w:type="gramEnd"/>
      <w:r w:rsidRPr="00C541F1">
        <w:rPr>
          <w:rFonts w:ascii="Microsoft Himalaya" w:hAnsi="Microsoft Himalaya" w:cs="Microsoft Himalaya"/>
          <w:sz w:val="44"/>
          <w:szCs w:val="44"/>
        </w:rPr>
        <w:t xml:space="preserve">() </w:t>
      </w:r>
    </w:p>
    <w:p w14:paraId="0053B18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25CD493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nERROR</w:t>
      </w:r>
      <w:proofErr w:type="spellEnd"/>
      <w:r w:rsidRPr="00C541F1">
        <w:rPr>
          <w:rFonts w:ascii="Microsoft Himalaya" w:hAnsi="Microsoft Himalaya" w:cs="Microsoft Himalaya"/>
          <w:sz w:val="44"/>
          <w:szCs w:val="44"/>
        </w:rPr>
        <w:t xml:space="preserve"> ESTABLISHING MYSQL CONNECTION !")        </w:t>
      </w:r>
    </w:p>
    <w:p w14:paraId="4F7E113B" w14:textId="77777777" w:rsidR="00C541F1" w:rsidRPr="00C541F1" w:rsidRDefault="00C541F1" w:rsidP="00C541F1">
      <w:pPr>
        <w:jc w:val="left"/>
        <w:rPr>
          <w:rFonts w:ascii="Microsoft Himalaya" w:hAnsi="Microsoft Himalaya" w:cs="Microsoft Himalaya"/>
          <w:sz w:val="44"/>
          <w:szCs w:val="44"/>
        </w:rPr>
      </w:pPr>
    </w:p>
    <w:p w14:paraId="3267D54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def </w:t>
      </w:r>
      <w:proofErr w:type="spellStart"/>
      <w:proofErr w:type="gramStart"/>
      <w:r w:rsidRPr="00C541F1">
        <w:rPr>
          <w:rFonts w:ascii="Microsoft Himalaya" w:hAnsi="Microsoft Himalaya" w:cs="Microsoft Himalaya"/>
          <w:sz w:val="44"/>
          <w:szCs w:val="44"/>
        </w:rPr>
        <w:t>totalAmount</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546E049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
    <w:p w14:paraId="1BB41CF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customer = </w:t>
      </w:r>
      <w:proofErr w:type="spellStart"/>
      <w:proofErr w:type="gramStart"/>
      <w:r w:rsidRPr="00C541F1">
        <w:rPr>
          <w:rFonts w:ascii="Microsoft Himalaya" w:hAnsi="Microsoft Himalaya" w:cs="Microsoft Himalaya"/>
          <w:sz w:val="44"/>
          <w:szCs w:val="44"/>
        </w:rPr>
        <w:t>searchCustomer</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67C7AAA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customer: </w:t>
      </w:r>
    </w:p>
    <w:p w14:paraId="71E9FB9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grandTotal</w:t>
      </w:r>
      <w:proofErr w:type="spellEnd"/>
      <w:r w:rsidRPr="00C541F1">
        <w:rPr>
          <w:rFonts w:ascii="Microsoft Himalaya" w:hAnsi="Microsoft Himalaya" w:cs="Microsoft Himalaya"/>
          <w:sz w:val="44"/>
          <w:szCs w:val="44"/>
        </w:rPr>
        <w:t xml:space="preserve"> </w:t>
      </w:r>
    </w:p>
    <w:p w14:paraId="3864C70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global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w:t>
      </w:r>
    </w:p>
    <w:p w14:paraId="0D348AB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restaurentbill</w:t>
      </w:r>
      <w:proofErr w:type="spellEnd"/>
      <w:r w:rsidRPr="00C541F1">
        <w:rPr>
          <w:rFonts w:ascii="Microsoft Himalaya" w:hAnsi="Microsoft Himalaya" w:cs="Microsoft Himalaya"/>
          <w:sz w:val="44"/>
          <w:szCs w:val="44"/>
        </w:rPr>
        <w:t xml:space="preserve"> </w:t>
      </w:r>
    </w:p>
    <w:p w14:paraId="33B9B41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w:t>
      </w:r>
    </w:p>
    <w:p w14:paraId="763FBA7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w:t>
      </w:r>
    </w:p>
    <w:p w14:paraId="05E2343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51F9DD8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cursor = </w:t>
      </w:r>
      <w:proofErr w:type="spellStart"/>
      <w:r w:rsidRPr="00C541F1">
        <w:rPr>
          <w:rFonts w:ascii="Microsoft Himalaya" w:hAnsi="Microsoft Himalaya" w:cs="Microsoft Himalaya"/>
          <w:sz w:val="44"/>
          <w:szCs w:val="44"/>
        </w:rPr>
        <w:t>myConnection.cursor</w:t>
      </w:r>
      <w:proofErr w:type="spellEnd"/>
      <w:r w:rsidRPr="00C541F1">
        <w:rPr>
          <w:rFonts w:ascii="Microsoft Himalaya" w:hAnsi="Microsoft Himalaya" w:cs="Microsoft Himalaya"/>
          <w:sz w:val="44"/>
          <w:szCs w:val="44"/>
        </w:rPr>
        <w:t xml:space="preserve">() </w:t>
      </w:r>
    </w:p>
    <w:p w14:paraId="79B52D3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 """CREATE TABLE IF NOT EXISTS </w:t>
      </w:r>
      <w:proofErr w:type="gramStart"/>
      <w:r w:rsidRPr="00C541F1">
        <w:rPr>
          <w:rFonts w:ascii="Microsoft Himalaya" w:hAnsi="Microsoft Himalaya" w:cs="Microsoft Himalaya"/>
          <w:sz w:val="44"/>
          <w:szCs w:val="44"/>
        </w:rPr>
        <w:t>TOTAL(</w:t>
      </w:r>
      <w:proofErr w:type="gramEnd"/>
      <w:r w:rsidRPr="00C541F1">
        <w:rPr>
          <w:rFonts w:ascii="Microsoft Himalaya" w:hAnsi="Microsoft Himalaya" w:cs="Microsoft Himalaya"/>
          <w:sz w:val="44"/>
          <w:szCs w:val="44"/>
        </w:rPr>
        <w:t xml:space="preserve">CID VARCHAR(20), C_NAME VARCHAR(30), ROOMRENT INT, RESTAURENTBILL INT, GAMINGBILL INT, FASHIONBILL INT, TOTALAMOUNT INT)""" </w:t>
      </w:r>
    </w:p>
    <w:p w14:paraId="369432E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createTable</w:t>
      </w:r>
      <w:proofErr w:type="spellEnd"/>
      <w:r w:rsidRPr="00C541F1">
        <w:rPr>
          <w:rFonts w:ascii="Microsoft Himalaya" w:hAnsi="Microsoft Himalaya" w:cs="Microsoft Himalaya"/>
          <w:sz w:val="44"/>
          <w:szCs w:val="44"/>
        </w:rPr>
        <w:t xml:space="preserve">)      </w:t>
      </w:r>
    </w:p>
    <w:p w14:paraId="6E72A4D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 "INSERT INTO TOTAL </w:t>
      </w:r>
      <w:proofErr w:type="gramStart"/>
      <w:r w:rsidRPr="00C541F1">
        <w:rPr>
          <w:rFonts w:ascii="Microsoft Himalaya" w:hAnsi="Microsoft Himalaya" w:cs="Microsoft Himalaya"/>
          <w:sz w:val="44"/>
          <w:szCs w:val="44"/>
        </w:rPr>
        <w:t>VALUES(</w:t>
      </w:r>
      <w:proofErr w:type="gramEnd"/>
      <w:r w:rsidRPr="00C541F1">
        <w:rPr>
          <w:rFonts w:ascii="Microsoft Himalaya" w:hAnsi="Microsoft Himalaya" w:cs="Microsoft Himalaya"/>
          <w:sz w:val="44"/>
          <w:szCs w:val="44"/>
        </w:rPr>
        <w:t xml:space="preserve">%s, %s, %s, %s, %s, %s, %s)" </w:t>
      </w:r>
    </w:p>
    <w:p w14:paraId="3F2B61F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name = </w:t>
      </w:r>
      <w:proofErr w:type="gramStart"/>
      <w:r w:rsidRPr="00C541F1">
        <w:rPr>
          <w:rFonts w:ascii="Microsoft Himalaya" w:hAnsi="Microsoft Himalaya" w:cs="Microsoft Himalaya"/>
          <w:sz w:val="44"/>
          <w:szCs w:val="44"/>
        </w:rPr>
        <w:t>input(</w:t>
      </w:r>
      <w:proofErr w:type="gramEnd"/>
      <w:r w:rsidRPr="00C541F1">
        <w:rPr>
          <w:rFonts w:ascii="Microsoft Himalaya" w:hAnsi="Microsoft Himalaya" w:cs="Microsoft Himalaya"/>
          <w:sz w:val="44"/>
          <w:szCs w:val="44"/>
        </w:rPr>
        <w:t xml:space="preserve">"Enter Customer Name  :  ") </w:t>
      </w:r>
    </w:p>
    <w:p w14:paraId="7E59221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grandTotal</w:t>
      </w:r>
      <w:proofErr w:type="spellEnd"/>
      <w:r w:rsidRPr="00C541F1">
        <w:rPr>
          <w:rFonts w:ascii="Microsoft Himalaya" w:hAnsi="Microsoft Himalaya" w:cs="Microsoft Himalaya"/>
          <w:sz w:val="44"/>
          <w:szCs w:val="44"/>
        </w:rPr>
        <w:t xml:space="preserve"> =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 </w:t>
      </w:r>
      <w:proofErr w:type="spellStart"/>
      <w:r w:rsidRPr="00C541F1">
        <w:rPr>
          <w:rFonts w:ascii="Microsoft Himalaya" w:hAnsi="Microsoft Himalaya" w:cs="Microsoft Himalaya"/>
          <w:sz w:val="44"/>
          <w:szCs w:val="44"/>
        </w:rPr>
        <w:t>restaurentbill</w:t>
      </w:r>
      <w:proofErr w:type="spellEnd"/>
      <w:r w:rsidRPr="00C541F1">
        <w:rPr>
          <w:rFonts w:ascii="Microsoft Himalaya" w:hAnsi="Microsoft Himalaya" w:cs="Microsoft Himalaya"/>
          <w:sz w:val="44"/>
          <w:szCs w:val="44"/>
        </w:rPr>
        <w:t xml:space="preserve"> +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 </w:t>
      </w: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w:t>
      </w:r>
    </w:p>
    <w:p w14:paraId="3C7E518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values =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name,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restaurentbill</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grandTotal</w:t>
      </w:r>
      <w:proofErr w:type="spellEnd"/>
      <w:r w:rsidRPr="00C541F1">
        <w:rPr>
          <w:rFonts w:ascii="Microsoft Himalaya" w:hAnsi="Microsoft Himalaya" w:cs="Microsoft Himalaya"/>
          <w:sz w:val="44"/>
          <w:szCs w:val="44"/>
        </w:rPr>
        <w:t xml:space="preserve">) </w:t>
      </w:r>
    </w:p>
    <w:p w14:paraId="550B963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values) </w:t>
      </w:r>
    </w:p>
    <w:p w14:paraId="388EAFD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myConnection.commit</w:t>
      </w:r>
      <w:proofErr w:type="spellEnd"/>
      <w:r w:rsidRPr="00C541F1">
        <w:rPr>
          <w:rFonts w:ascii="Microsoft Himalaya" w:hAnsi="Microsoft Himalaya" w:cs="Microsoft Himalaya"/>
          <w:sz w:val="44"/>
          <w:szCs w:val="44"/>
        </w:rPr>
        <w:t xml:space="preserve">() </w:t>
      </w:r>
    </w:p>
    <w:p w14:paraId="54FBDE1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cursor.close</w:t>
      </w:r>
      <w:proofErr w:type="spellEnd"/>
      <w:proofErr w:type="gramEnd"/>
      <w:r w:rsidRPr="00C541F1">
        <w:rPr>
          <w:rFonts w:ascii="Microsoft Himalaya" w:hAnsi="Microsoft Himalaya" w:cs="Microsoft Himalaya"/>
          <w:sz w:val="44"/>
          <w:szCs w:val="44"/>
        </w:rPr>
        <w:t xml:space="preserve">() </w:t>
      </w:r>
    </w:p>
    <w:p w14:paraId="5D83C0D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"\n **** CROWN PLAZA MIAMI **** CUSTOMER BILLING ****") </w:t>
      </w:r>
    </w:p>
    <w:p w14:paraId="2288EF1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"\n CUSTOMER NAME :  ", name) </w:t>
      </w:r>
    </w:p>
    <w:p w14:paraId="7A480A2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nROOM</w:t>
      </w:r>
      <w:proofErr w:type="spellEnd"/>
      <w:r w:rsidRPr="00C541F1">
        <w:rPr>
          <w:rFonts w:ascii="Microsoft Himalaya" w:hAnsi="Microsoft Himalaya" w:cs="Microsoft Himalaya"/>
          <w:sz w:val="44"/>
          <w:szCs w:val="44"/>
        </w:rPr>
        <w:t xml:space="preserve"> RENT         :  Rs.  ", </w:t>
      </w:r>
      <w:proofErr w:type="spell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 xml:space="preserve">) </w:t>
      </w:r>
    </w:p>
    <w:p w14:paraId="38BB90F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nRESTAURENT</w:t>
      </w:r>
      <w:proofErr w:type="spellEnd"/>
      <w:r w:rsidRPr="00C541F1">
        <w:rPr>
          <w:rFonts w:ascii="Microsoft Himalaya" w:hAnsi="Microsoft Himalaya" w:cs="Microsoft Himalaya"/>
          <w:sz w:val="44"/>
          <w:szCs w:val="44"/>
        </w:rPr>
        <w:t xml:space="preserve"> BILL   :  Rs.  ", </w:t>
      </w:r>
      <w:proofErr w:type="spellStart"/>
      <w:r w:rsidRPr="00C541F1">
        <w:rPr>
          <w:rFonts w:ascii="Microsoft Himalaya" w:hAnsi="Microsoft Himalaya" w:cs="Microsoft Himalaya"/>
          <w:sz w:val="44"/>
          <w:szCs w:val="44"/>
        </w:rPr>
        <w:t>restaurentbill</w:t>
      </w:r>
      <w:proofErr w:type="spellEnd"/>
      <w:r w:rsidRPr="00C541F1">
        <w:rPr>
          <w:rFonts w:ascii="Microsoft Himalaya" w:hAnsi="Microsoft Himalaya" w:cs="Microsoft Himalaya"/>
          <w:sz w:val="44"/>
          <w:szCs w:val="44"/>
        </w:rPr>
        <w:t xml:space="preserve">) </w:t>
      </w:r>
    </w:p>
    <w:p w14:paraId="0EB4BF6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nFASHION</w:t>
      </w:r>
      <w:proofErr w:type="spellEnd"/>
      <w:r w:rsidRPr="00C541F1">
        <w:rPr>
          <w:rFonts w:ascii="Microsoft Himalaya" w:hAnsi="Microsoft Himalaya" w:cs="Microsoft Himalaya"/>
          <w:sz w:val="44"/>
          <w:szCs w:val="44"/>
        </w:rPr>
        <w:t xml:space="preserve"> BILL      :  Rs.  ", </w:t>
      </w:r>
      <w:proofErr w:type="spellStart"/>
      <w:r w:rsidRPr="00C541F1">
        <w:rPr>
          <w:rFonts w:ascii="Microsoft Himalaya" w:hAnsi="Microsoft Himalaya" w:cs="Microsoft Himalaya"/>
          <w:sz w:val="44"/>
          <w:szCs w:val="44"/>
        </w:rPr>
        <w:t>fashionbill</w:t>
      </w:r>
      <w:proofErr w:type="spellEnd"/>
      <w:r w:rsidRPr="00C541F1">
        <w:rPr>
          <w:rFonts w:ascii="Microsoft Himalaya" w:hAnsi="Microsoft Himalaya" w:cs="Microsoft Himalaya"/>
          <w:sz w:val="44"/>
          <w:szCs w:val="44"/>
        </w:rPr>
        <w:t xml:space="preserve">)            </w:t>
      </w:r>
    </w:p>
    <w:p w14:paraId="472089D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nGAMING</w:t>
      </w:r>
      <w:proofErr w:type="spellEnd"/>
      <w:r w:rsidRPr="00C541F1">
        <w:rPr>
          <w:rFonts w:ascii="Microsoft Himalaya" w:hAnsi="Microsoft Himalaya" w:cs="Microsoft Himalaya"/>
          <w:sz w:val="44"/>
          <w:szCs w:val="44"/>
        </w:rPr>
        <w:t xml:space="preserve"> BILL       :  Rs.  ", </w:t>
      </w:r>
      <w:proofErr w:type="spellStart"/>
      <w:r w:rsidRPr="00C541F1">
        <w:rPr>
          <w:rFonts w:ascii="Microsoft Himalaya" w:hAnsi="Microsoft Himalaya" w:cs="Microsoft Himalaya"/>
          <w:sz w:val="44"/>
          <w:szCs w:val="44"/>
        </w:rPr>
        <w:t>gamingbill</w:t>
      </w:r>
      <w:proofErr w:type="spellEnd"/>
      <w:r w:rsidRPr="00C541F1">
        <w:rPr>
          <w:rFonts w:ascii="Microsoft Himalaya" w:hAnsi="Microsoft Himalaya" w:cs="Microsoft Himalaya"/>
          <w:sz w:val="44"/>
          <w:szCs w:val="44"/>
        </w:rPr>
        <w:t xml:space="preserve">) </w:t>
      </w:r>
    </w:p>
    <w:p w14:paraId="4654133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"___________________________________________________") </w:t>
      </w:r>
    </w:p>
    <w:p w14:paraId="2272A56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nTOTAL</w:t>
      </w:r>
      <w:proofErr w:type="spellEnd"/>
      <w:r w:rsidRPr="00C541F1">
        <w:rPr>
          <w:rFonts w:ascii="Microsoft Himalaya" w:hAnsi="Microsoft Himalaya" w:cs="Microsoft Himalaya"/>
          <w:sz w:val="44"/>
          <w:szCs w:val="44"/>
        </w:rPr>
        <w:t xml:space="preserve"> AMOUNT      :  Rs.  ", </w:t>
      </w:r>
      <w:proofErr w:type="spellStart"/>
      <w:r w:rsidRPr="00C541F1">
        <w:rPr>
          <w:rFonts w:ascii="Microsoft Himalaya" w:hAnsi="Microsoft Himalaya" w:cs="Microsoft Himalaya"/>
          <w:sz w:val="44"/>
          <w:szCs w:val="44"/>
        </w:rPr>
        <w:t>grandTotal</w:t>
      </w:r>
      <w:proofErr w:type="spellEnd"/>
      <w:r w:rsidRPr="00C541F1">
        <w:rPr>
          <w:rFonts w:ascii="Microsoft Himalaya" w:hAnsi="Microsoft Himalaya" w:cs="Microsoft Himalaya"/>
          <w:sz w:val="44"/>
          <w:szCs w:val="44"/>
        </w:rPr>
        <w:t xml:space="preserve">) </w:t>
      </w:r>
    </w:p>
    <w:p w14:paraId="233F907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cursor.close</w:t>
      </w:r>
      <w:proofErr w:type="spellEnd"/>
      <w:proofErr w:type="gramEnd"/>
      <w:r w:rsidRPr="00C541F1">
        <w:rPr>
          <w:rFonts w:ascii="Microsoft Himalaya" w:hAnsi="Microsoft Himalaya" w:cs="Microsoft Himalaya"/>
          <w:sz w:val="44"/>
          <w:szCs w:val="44"/>
        </w:rPr>
        <w:t xml:space="preserve">() </w:t>
      </w:r>
    </w:p>
    <w:p w14:paraId="58962CB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else: </w:t>
      </w:r>
    </w:p>
    <w:p w14:paraId="143DB87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nERROR</w:t>
      </w:r>
      <w:proofErr w:type="spellEnd"/>
      <w:r w:rsidRPr="00C541F1">
        <w:rPr>
          <w:rFonts w:ascii="Microsoft Himalaya" w:hAnsi="Microsoft Himalaya" w:cs="Microsoft Himalaya"/>
          <w:sz w:val="44"/>
          <w:szCs w:val="44"/>
        </w:rPr>
        <w:t xml:space="preserve"> ESTABLISHING MYSQL CONNECTION !") </w:t>
      </w:r>
    </w:p>
    <w:p w14:paraId="1EDA036C" w14:textId="77777777" w:rsidR="00C541F1" w:rsidRPr="00C541F1" w:rsidRDefault="00C541F1" w:rsidP="00C541F1">
      <w:pPr>
        <w:jc w:val="left"/>
        <w:rPr>
          <w:rFonts w:ascii="Microsoft Himalaya" w:hAnsi="Microsoft Himalaya" w:cs="Microsoft Himalaya"/>
          <w:sz w:val="44"/>
          <w:szCs w:val="44"/>
        </w:rPr>
      </w:pPr>
    </w:p>
    <w:p w14:paraId="2CC2127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def </w:t>
      </w:r>
      <w:proofErr w:type="spellStart"/>
      <w:proofErr w:type="gramStart"/>
      <w:r w:rsidRPr="00C541F1">
        <w:rPr>
          <w:rFonts w:ascii="Microsoft Himalaya" w:hAnsi="Microsoft Himalaya" w:cs="Microsoft Himalaya"/>
          <w:sz w:val="44"/>
          <w:szCs w:val="44"/>
        </w:rPr>
        <w:t>searchOldBill</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2C4A221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
    <w:p w14:paraId="330B7AB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customer = </w:t>
      </w:r>
      <w:proofErr w:type="spellStart"/>
      <w:proofErr w:type="gramStart"/>
      <w:r w:rsidRPr="00C541F1">
        <w:rPr>
          <w:rFonts w:ascii="Microsoft Himalaya" w:hAnsi="Microsoft Himalaya" w:cs="Microsoft Himalaya"/>
          <w:sz w:val="44"/>
          <w:szCs w:val="44"/>
        </w:rPr>
        <w:t>searchCustomer</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5A6EAF1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customer: </w:t>
      </w:r>
    </w:p>
    <w:p w14:paraId="633F060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03D809A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cursor = </w:t>
      </w:r>
      <w:proofErr w:type="spellStart"/>
      <w:r w:rsidRPr="00C541F1">
        <w:rPr>
          <w:rFonts w:ascii="Microsoft Himalaya" w:hAnsi="Microsoft Himalaya" w:cs="Microsoft Himalaya"/>
          <w:sz w:val="44"/>
          <w:szCs w:val="44"/>
        </w:rPr>
        <w:t>myConnection.cursor</w:t>
      </w:r>
      <w:proofErr w:type="spellEnd"/>
      <w:r w:rsidRPr="00C541F1">
        <w:rPr>
          <w:rFonts w:ascii="Microsoft Himalaya" w:hAnsi="Microsoft Himalaya" w:cs="Microsoft Himalaya"/>
          <w:sz w:val="44"/>
          <w:szCs w:val="44"/>
        </w:rPr>
        <w:t xml:space="preserve">() </w:t>
      </w:r>
    </w:p>
    <w:p w14:paraId="11F5FDF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 "SELECT * FROM TOTAL WHERE CID= %s" </w:t>
      </w:r>
    </w:p>
    <w:p w14:paraId="251DBBF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
    <w:p w14:paraId="00C0992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data = </w:t>
      </w:r>
      <w:proofErr w:type="spellStart"/>
      <w:proofErr w:type="gramStart"/>
      <w:r w:rsidRPr="00C541F1">
        <w:rPr>
          <w:rFonts w:ascii="Microsoft Himalaya" w:hAnsi="Microsoft Himalaya" w:cs="Microsoft Himalaya"/>
          <w:sz w:val="44"/>
          <w:szCs w:val="44"/>
        </w:rPr>
        <w:t>cursor.fetchall</w:t>
      </w:r>
      <w:proofErr w:type="spellEnd"/>
      <w:proofErr w:type="gramEnd"/>
      <w:r w:rsidRPr="00C541F1">
        <w:rPr>
          <w:rFonts w:ascii="Microsoft Himalaya" w:hAnsi="Microsoft Himalaya" w:cs="Microsoft Himalaya"/>
          <w:sz w:val="44"/>
          <w:szCs w:val="44"/>
        </w:rPr>
        <w:t xml:space="preserve">() </w:t>
      </w:r>
    </w:p>
    <w:p w14:paraId="77C0E76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data: </w:t>
      </w:r>
    </w:p>
    <w:p w14:paraId="3E7B348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print(data)         </w:t>
      </w:r>
    </w:p>
    <w:p w14:paraId="179A6AF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1A067CB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"Record Not Found Try Again !") </w:t>
      </w:r>
    </w:p>
    <w:p w14:paraId="05EB636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cursor.close</w:t>
      </w:r>
      <w:proofErr w:type="spellEnd"/>
      <w:proofErr w:type="gramEnd"/>
      <w:r w:rsidRPr="00C541F1">
        <w:rPr>
          <w:rFonts w:ascii="Microsoft Himalaya" w:hAnsi="Microsoft Himalaya" w:cs="Microsoft Himalaya"/>
          <w:sz w:val="44"/>
          <w:szCs w:val="44"/>
        </w:rPr>
        <w:t xml:space="preserve">() </w:t>
      </w:r>
    </w:p>
    <w:p w14:paraId="325147F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7343085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nSomething</w:t>
      </w:r>
      <w:proofErr w:type="spellEnd"/>
      <w:r w:rsidRPr="00C541F1">
        <w:rPr>
          <w:rFonts w:ascii="Microsoft Himalaya" w:hAnsi="Microsoft Himalaya" w:cs="Microsoft Himalaya"/>
          <w:sz w:val="44"/>
          <w:szCs w:val="44"/>
        </w:rPr>
        <w:t xml:space="preserve"> Went Wrong, Please Try Again !") </w:t>
      </w:r>
    </w:p>
    <w:p w14:paraId="6DA3556E" w14:textId="77777777" w:rsidR="00C541F1" w:rsidRPr="00C541F1" w:rsidRDefault="00C541F1" w:rsidP="00C541F1">
      <w:pPr>
        <w:jc w:val="left"/>
        <w:rPr>
          <w:rFonts w:ascii="Microsoft Himalaya" w:hAnsi="Microsoft Himalaya" w:cs="Microsoft Himalaya"/>
          <w:sz w:val="44"/>
          <w:szCs w:val="44"/>
        </w:rPr>
      </w:pPr>
    </w:p>
    <w:p w14:paraId="2E1151C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def </w:t>
      </w:r>
      <w:proofErr w:type="spellStart"/>
      <w:proofErr w:type="gramStart"/>
      <w:r w:rsidRPr="00C541F1">
        <w:rPr>
          <w:rFonts w:ascii="Microsoft Himalaya" w:hAnsi="Microsoft Himalaya" w:cs="Microsoft Himalaya"/>
          <w:sz w:val="44"/>
          <w:szCs w:val="44"/>
        </w:rPr>
        <w:t>searchCustomer</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697AF9A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global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
    <w:p w14:paraId="2DC8B557"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07E1A87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cursor = </w:t>
      </w:r>
      <w:proofErr w:type="spellStart"/>
      <w:r w:rsidRPr="00C541F1">
        <w:rPr>
          <w:rFonts w:ascii="Microsoft Himalaya" w:hAnsi="Microsoft Himalaya" w:cs="Microsoft Himalaya"/>
          <w:sz w:val="44"/>
          <w:szCs w:val="44"/>
        </w:rPr>
        <w:t>myConnection.cursor</w:t>
      </w:r>
      <w:proofErr w:type="spellEnd"/>
      <w:r w:rsidRPr="00C541F1">
        <w:rPr>
          <w:rFonts w:ascii="Microsoft Himalaya" w:hAnsi="Microsoft Himalaya" w:cs="Microsoft Himalaya"/>
          <w:sz w:val="44"/>
          <w:szCs w:val="44"/>
        </w:rPr>
        <w:t xml:space="preserve">() </w:t>
      </w:r>
    </w:p>
    <w:p w14:paraId="7709B41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 </w:t>
      </w:r>
      <w:proofErr w:type="gramStart"/>
      <w:r w:rsidRPr="00C541F1">
        <w:rPr>
          <w:rFonts w:ascii="Microsoft Himalaya" w:hAnsi="Microsoft Himalaya" w:cs="Microsoft Himalaya"/>
          <w:sz w:val="44"/>
          <w:szCs w:val="44"/>
        </w:rPr>
        <w:t>input(</w:t>
      </w:r>
      <w:proofErr w:type="gramEnd"/>
      <w:r w:rsidRPr="00C541F1">
        <w:rPr>
          <w:rFonts w:ascii="Microsoft Himalaya" w:hAnsi="Microsoft Himalaya" w:cs="Microsoft Himalaya"/>
          <w:sz w:val="44"/>
          <w:szCs w:val="44"/>
        </w:rPr>
        <w:t xml:space="preserve">"ENTER CUSTOMER ID  :  ") </w:t>
      </w:r>
    </w:p>
    <w:p w14:paraId="4A4F2A7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xml:space="preserve"> = "SELECT * FROM C_DETAILS WHERE CID= %s" </w:t>
      </w:r>
    </w:p>
    <w:p w14:paraId="5A1D6CD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cursor.execute</w:t>
      </w:r>
      <w:proofErr w:type="spellEnd"/>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sql</w:t>
      </w:r>
      <w:proofErr w:type="spellEnd"/>
      <w:r w:rsidRPr="00C541F1">
        <w:rPr>
          <w:rFonts w:ascii="Microsoft Himalaya" w:hAnsi="Microsoft Himalaya" w:cs="Microsoft Himalaya"/>
          <w:sz w:val="44"/>
          <w:szCs w:val="44"/>
        </w:rPr>
        <w:t>, (</w:t>
      </w:r>
      <w:proofErr w:type="spellStart"/>
      <w:r w:rsidRPr="00C541F1">
        <w:rPr>
          <w:rFonts w:ascii="Microsoft Himalaya" w:hAnsi="Microsoft Himalaya" w:cs="Microsoft Himalaya"/>
          <w:sz w:val="44"/>
          <w:szCs w:val="44"/>
        </w:rPr>
        <w:t>cid</w:t>
      </w:r>
      <w:proofErr w:type="spellEnd"/>
      <w:r w:rsidRPr="00C541F1">
        <w:rPr>
          <w:rFonts w:ascii="Microsoft Himalaya" w:hAnsi="Microsoft Himalaya" w:cs="Microsoft Himalaya"/>
          <w:sz w:val="44"/>
          <w:szCs w:val="44"/>
        </w:rPr>
        <w:t xml:space="preserve">,)) </w:t>
      </w:r>
    </w:p>
    <w:p w14:paraId="35E5BB9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data = </w:t>
      </w:r>
      <w:proofErr w:type="spellStart"/>
      <w:proofErr w:type="gramStart"/>
      <w:r w:rsidRPr="00C541F1">
        <w:rPr>
          <w:rFonts w:ascii="Microsoft Himalaya" w:hAnsi="Microsoft Himalaya" w:cs="Microsoft Himalaya"/>
          <w:sz w:val="44"/>
          <w:szCs w:val="44"/>
        </w:rPr>
        <w:t>cursor.fetchall</w:t>
      </w:r>
      <w:proofErr w:type="spellEnd"/>
      <w:proofErr w:type="gramEnd"/>
      <w:r w:rsidRPr="00C541F1">
        <w:rPr>
          <w:rFonts w:ascii="Microsoft Himalaya" w:hAnsi="Microsoft Himalaya" w:cs="Microsoft Himalaya"/>
          <w:sz w:val="44"/>
          <w:szCs w:val="44"/>
        </w:rPr>
        <w:t xml:space="preserve">() </w:t>
      </w:r>
    </w:p>
    <w:p w14:paraId="4959716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data: </w:t>
      </w:r>
    </w:p>
    <w:p w14:paraId="075F8FE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print(data) </w:t>
      </w:r>
    </w:p>
    <w:p w14:paraId="782129F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return True </w:t>
      </w:r>
    </w:p>
    <w:p w14:paraId="2B541C1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else: </w:t>
      </w:r>
    </w:p>
    <w:p w14:paraId="54C7325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"Record Not Found Try Again !") </w:t>
      </w:r>
    </w:p>
    <w:p w14:paraId="78E22696"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return False </w:t>
      </w:r>
    </w:p>
    <w:p w14:paraId="16EF4E8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cursor.close</w:t>
      </w:r>
      <w:proofErr w:type="spellEnd"/>
      <w:proofErr w:type="gramEnd"/>
      <w:r w:rsidRPr="00C541F1">
        <w:rPr>
          <w:rFonts w:ascii="Microsoft Himalaya" w:hAnsi="Microsoft Himalaya" w:cs="Microsoft Himalaya"/>
          <w:sz w:val="44"/>
          <w:szCs w:val="44"/>
        </w:rPr>
        <w:t xml:space="preserve">() </w:t>
      </w:r>
    </w:p>
    <w:p w14:paraId="75A4DC5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50A52DF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nSomething</w:t>
      </w:r>
      <w:proofErr w:type="spellEnd"/>
      <w:r w:rsidRPr="00C541F1">
        <w:rPr>
          <w:rFonts w:ascii="Microsoft Himalaya" w:hAnsi="Microsoft Himalaya" w:cs="Microsoft Himalaya"/>
          <w:sz w:val="44"/>
          <w:szCs w:val="44"/>
        </w:rPr>
        <w:t xml:space="preserve"> Went Wrong, Please Try Again !") </w:t>
      </w:r>
    </w:p>
    <w:p w14:paraId="6BE190C8" w14:textId="77777777" w:rsidR="00C541F1" w:rsidRPr="00C541F1" w:rsidRDefault="00C541F1" w:rsidP="00C541F1">
      <w:pPr>
        <w:jc w:val="left"/>
        <w:rPr>
          <w:rFonts w:ascii="Microsoft Himalaya" w:hAnsi="Microsoft Himalaya" w:cs="Microsoft Himalaya"/>
          <w:sz w:val="44"/>
          <w:szCs w:val="44"/>
        </w:rPr>
      </w:pPr>
    </w:p>
    <w:p w14:paraId="477C3501" w14:textId="77777777" w:rsidR="00C541F1" w:rsidRPr="00C541F1" w:rsidRDefault="00C541F1" w:rsidP="00C541F1">
      <w:pPr>
        <w:jc w:val="left"/>
        <w:rPr>
          <w:rFonts w:ascii="Microsoft Himalaya" w:hAnsi="Microsoft Himalaya" w:cs="Microsoft Himalaya"/>
          <w:sz w:val="44"/>
          <w:szCs w:val="44"/>
        </w:rPr>
      </w:pP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 </w:t>
      </w:r>
    </w:p>
    <w:p w14:paraId="030A3405"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**************CENTRAL MODEL SCHOOL BARRACKPORE ********************** </w:t>
      </w:r>
    </w:p>
    <w:p w14:paraId="397A505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***************HOTEL MANAGEMENT SYSTEM ************************* </w:t>
      </w:r>
    </w:p>
    <w:p w14:paraId="246855F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*****************CROWN PLAZA MIAMI ***************************** """) </w:t>
      </w:r>
    </w:p>
    <w:p w14:paraId="51B614EE" w14:textId="77777777" w:rsidR="00C541F1" w:rsidRPr="00C541F1" w:rsidRDefault="00C541F1" w:rsidP="00C541F1">
      <w:pPr>
        <w:jc w:val="left"/>
        <w:rPr>
          <w:rFonts w:ascii="Microsoft Himalaya" w:hAnsi="Microsoft Himalaya" w:cs="Microsoft Himalaya"/>
          <w:sz w:val="44"/>
          <w:szCs w:val="44"/>
        </w:rPr>
      </w:pPr>
    </w:p>
    <w:p w14:paraId="514DDD81" w14:textId="77777777" w:rsidR="00C541F1" w:rsidRPr="00C541F1" w:rsidRDefault="00C541F1" w:rsidP="00C541F1">
      <w:pPr>
        <w:jc w:val="left"/>
        <w:rPr>
          <w:rFonts w:ascii="Microsoft Himalaya" w:hAnsi="Microsoft Himalaya" w:cs="Microsoft Himalaya"/>
          <w:sz w:val="44"/>
          <w:szCs w:val="44"/>
        </w:rPr>
      </w:pP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 </w:t>
      </w:r>
      <w:proofErr w:type="spellStart"/>
      <w:proofErr w:type="gramStart"/>
      <w:r w:rsidRPr="00C541F1">
        <w:rPr>
          <w:rFonts w:ascii="Microsoft Himalaya" w:hAnsi="Microsoft Himalaya" w:cs="Microsoft Himalaya"/>
          <w:sz w:val="44"/>
          <w:szCs w:val="44"/>
        </w:rPr>
        <w:t>MYSQLconnectionCheck</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33377F0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if </w:t>
      </w:r>
      <w:proofErr w:type="spellStart"/>
      <w:r w:rsidRPr="00C541F1">
        <w:rPr>
          <w:rFonts w:ascii="Microsoft Himalaya" w:hAnsi="Microsoft Himalaya" w:cs="Microsoft Himalaya"/>
          <w:sz w:val="44"/>
          <w:szCs w:val="44"/>
        </w:rPr>
        <w:t>myConnection</w:t>
      </w:r>
      <w:proofErr w:type="spellEnd"/>
      <w:r w:rsidRPr="00C541F1">
        <w:rPr>
          <w:rFonts w:ascii="Microsoft Himalaya" w:hAnsi="Microsoft Himalaya" w:cs="Microsoft Himalaya"/>
          <w:sz w:val="44"/>
          <w:szCs w:val="44"/>
        </w:rPr>
        <w:t xml:space="preserve">: </w:t>
      </w:r>
    </w:p>
    <w:p w14:paraId="7311B96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MYSQLconnection</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0A01F67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while True: </w:t>
      </w:r>
    </w:p>
    <w:p w14:paraId="0859E61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 </w:t>
      </w:r>
    </w:p>
    <w:p w14:paraId="7BDBC6A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1---&gt;Enter Customer Details </w:t>
      </w:r>
    </w:p>
    <w:p w14:paraId="3961FD5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2---&gt;Booking Record </w:t>
      </w:r>
    </w:p>
    <w:p w14:paraId="7F41D83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3---&gt;Calculate Room Rent </w:t>
      </w:r>
    </w:p>
    <w:p w14:paraId="1C1174E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4---&gt;Calculate Restaurant Bill </w:t>
      </w:r>
    </w:p>
    <w:p w14:paraId="64BD919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5---&gt;Calculate Gaming Bill </w:t>
      </w:r>
    </w:p>
    <w:p w14:paraId="5787FE8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6---&gt;Calculate Fashion store Bill </w:t>
      </w:r>
    </w:p>
    <w:p w14:paraId="173BD69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7---&gt;Display Customer Details </w:t>
      </w:r>
    </w:p>
    <w:p w14:paraId="6DA3062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8---&gt;GENERATE TOTAL BILL AMOUNT </w:t>
      </w:r>
    </w:p>
    <w:p w14:paraId="2230476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9---&gt;GENERATE OLD BILL </w:t>
      </w:r>
    </w:p>
    <w:p w14:paraId="31304C01"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10---&gt;EXIT     </w:t>
      </w:r>
    </w:p>
    <w:p w14:paraId="24E0996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 </w:t>
      </w:r>
    </w:p>
    <w:p w14:paraId="576AED59"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lastRenderedPageBreak/>
        <w:t xml:space="preserve">        choice = </w:t>
      </w:r>
      <w:proofErr w:type="gramStart"/>
      <w:r w:rsidRPr="00C541F1">
        <w:rPr>
          <w:rFonts w:ascii="Microsoft Himalaya" w:hAnsi="Microsoft Himalaya" w:cs="Microsoft Himalaya"/>
          <w:sz w:val="44"/>
          <w:szCs w:val="44"/>
        </w:rPr>
        <w:t>int(</w:t>
      </w:r>
      <w:proofErr w:type="gramEnd"/>
      <w:r w:rsidRPr="00C541F1">
        <w:rPr>
          <w:rFonts w:ascii="Microsoft Himalaya" w:hAnsi="Microsoft Himalaya" w:cs="Microsoft Himalaya"/>
          <w:sz w:val="44"/>
          <w:szCs w:val="44"/>
        </w:rPr>
        <w:t xml:space="preserve">input("Enter Your Choice: ")) </w:t>
      </w:r>
    </w:p>
    <w:p w14:paraId="3C2047B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if choice == 1: </w:t>
      </w:r>
    </w:p>
    <w:p w14:paraId="3D6D511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userEntry</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25CDA08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choice == </w:t>
      </w:r>
      <w:proofErr w:type="gramStart"/>
      <w:r w:rsidRPr="00C541F1">
        <w:rPr>
          <w:rFonts w:ascii="Microsoft Himalaya" w:hAnsi="Microsoft Himalaya" w:cs="Microsoft Himalaya"/>
          <w:sz w:val="44"/>
          <w:szCs w:val="44"/>
        </w:rPr>
        <w:t>2 :</w:t>
      </w:r>
      <w:proofErr w:type="gramEnd"/>
      <w:r w:rsidRPr="00C541F1">
        <w:rPr>
          <w:rFonts w:ascii="Microsoft Himalaya" w:hAnsi="Microsoft Himalaya" w:cs="Microsoft Himalaya"/>
          <w:sz w:val="44"/>
          <w:szCs w:val="44"/>
        </w:rPr>
        <w:t xml:space="preserve"> </w:t>
      </w:r>
    </w:p>
    <w:p w14:paraId="5C93159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bookingRecord</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11B0C39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choice == 3: </w:t>
      </w:r>
    </w:p>
    <w:p w14:paraId="454D0B8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roomRent</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37BFAA9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choice == 4: </w:t>
      </w:r>
    </w:p>
    <w:p w14:paraId="4F00EC7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restaurant(</w:t>
      </w:r>
      <w:proofErr w:type="gramEnd"/>
      <w:r w:rsidRPr="00C541F1">
        <w:rPr>
          <w:rFonts w:ascii="Microsoft Himalaya" w:hAnsi="Microsoft Himalaya" w:cs="Microsoft Himalaya"/>
          <w:sz w:val="44"/>
          <w:szCs w:val="44"/>
        </w:rPr>
        <w:t xml:space="preserve">) </w:t>
      </w:r>
    </w:p>
    <w:p w14:paraId="717CDAE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choice == 5: </w:t>
      </w:r>
    </w:p>
    <w:p w14:paraId="5DE8022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gaming(</w:t>
      </w:r>
      <w:proofErr w:type="gramEnd"/>
      <w:r w:rsidRPr="00C541F1">
        <w:rPr>
          <w:rFonts w:ascii="Microsoft Himalaya" w:hAnsi="Microsoft Himalaya" w:cs="Microsoft Himalaya"/>
          <w:sz w:val="44"/>
          <w:szCs w:val="44"/>
        </w:rPr>
        <w:t xml:space="preserve">) </w:t>
      </w:r>
    </w:p>
    <w:p w14:paraId="28A676D8"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choice == 6: </w:t>
      </w:r>
    </w:p>
    <w:p w14:paraId="152A018E"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fashion(</w:t>
      </w:r>
      <w:proofErr w:type="gramEnd"/>
      <w:r w:rsidRPr="00C541F1">
        <w:rPr>
          <w:rFonts w:ascii="Microsoft Himalaya" w:hAnsi="Microsoft Himalaya" w:cs="Microsoft Himalaya"/>
          <w:sz w:val="44"/>
          <w:szCs w:val="44"/>
        </w:rPr>
        <w:t xml:space="preserve">) </w:t>
      </w:r>
    </w:p>
    <w:p w14:paraId="078A6A33"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choice == 7: </w:t>
      </w:r>
    </w:p>
    <w:p w14:paraId="6418D03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searchCustomer</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26F79AFB"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choice == 8: </w:t>
      </w:r>
    </w:p>
    <w:p w14:paraId="040144F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totalAmount</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3FC03B0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choice == 9: </w:t>
      </w:r>
    </w:p>
    <w:p w14:paraId="4CA67B2D"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proofErr w:type="gramStart"/>
      <w:r w:rsidRPr="00C541F1">
        <w:rPr>
          <w:rFonts w:ascii="Microsoft Himalaya" w:hAnsi="Microsoft Himalaya" w:cs="Microsoft Himalaya"/>
          <w:sz w:val="44"/>
          <w:szCs w:val="44"/>
        </w:rPr>
        <w:t>searchOldBill</w:t>
      </w:r>
      <w:proofErr w:type="spellEnd"/>
      <w:r w:rsidRPr="00C541F1">
        <w:rPr>
          <w:rFonts w:ascii="Microsoft Himalaya" w:hAnsi="Microsoft Himalaya" w:cs="Microsoft Himalaya"/>
          <w:sz w:val="44"/>
          <w:szCs w:val="44"/>
        </w:rPr>
        <w:t>(</w:t>
      </w:r>
      <w:proofErr w:type="gramEnd"/>
      <w:r w:rsidRPr="00C541F1">
        <w:rPr>
          <w:rFonts w:ascii="Microsoft Himalaya" w:hAnsi="Microsoft Himalaya" w:cs="Microsoft Himalaya"/>
          <w:sz w:val="44"/>
          <w:szCs w:val="44"/>
        </w:rPr>
        <w:t xml:space="preserve">) </w:t>
      </w:r>
    </w:p>
    <w:p w14:paraId="29D04730"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spellStart"/>
      <w:r w:rsidRPr="00C541F1">
        <w:rPr>
          <w:rFonts w:ascii="Microsoft Himalaya" w:hAnsi="Microsoft Himalaya" w:cs="Microsoft Himalaya"/>
          <w:sz w:val="44"/>
          <w:szCs w:val="44"/>
        </w:rPr>
        <w:t>elif</w:t>
      </w:r>
      <w:proofErr w:type="spellEnd"/>
      <w:r w:rsidRPr="00C541F1">
        <w:rPr>
          <w:rFonts w:ascii="Microsoft Himalaya" w:hAnsi="Microsoft Himalaya" w:cs="Microsoft Himalaya"/>
          <w:sz w:val="44"/>
          <w:szCs w:val="44"/>
        </w:rPr>
        <w:t xml:space="preserve"> choice == 10: </w:t>
      </w:r>
    </w:p>
    <w:p w14:paraId="3647CE1C"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break </w:t>
      </w:r>
    </w:p>
    <w:p w14:paraId="7BBAE18F"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else: </w:t>
      </w:r>
    </w:p>
    <w:p w14:paraId="4B6C1F8A"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 xml:space="preserve">"Sorry, May Be You Are Giving Me Wrong Input, Please Try Again !!!") </w:t>
      </w:r>
    </w:p>
    <w:p w14:paraId="0E02BCE4"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else: </w:t>
      </w:r>
    </w:p>
    <w:p w14:paraId="1A151C72" w14:textId="77777777" w:rsidR="00C541F1" w:rsidRP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xml:space="preserve">    </w:t>
      </w:r>
      <w:proofErr w:type="gramStart"/>
      <w:r w:rsidRPr="00C541F1">
        <w:rPr>
          <w:rFonts w:ascii="Microsoft Himalaya" w:hAnsi="Microsoft Himalaya" w:cs="Microsoft Himalaya"/>
          <w:sz w:val="44"/>
          <w:szCs w:val="44"/>
        </w:rPr>
        <w:t>print(</w:t>
      </w:r>
      <w:proofErr w:type="gramEnd"/>
      <w:r w:rsidRPr="00C541F1">
        <w:rPr>
          <w:rFonts w:ascii="Microsoft Himalaya" w:hAnsi="Microsoft Himalaya" w:cs="Microsoft Himalaya"/>
          <w:sz w:val="44"/>
          <w:szCs w:val="44"/>
        </w:rPr>
        <w:t>"\</w:t>
      </w:r>
      <w:proofErr w:type="spellStart"/>
      <w:r w:rsidRPr="00C541F1">
        <w:rPr>
          <w:rFonts w:ascii="Microsoft Himalaya" w:hAnsi="Microsoft Himalaya" w:cs="Microsoft Himalaya"/>
          <w:sz w:val="44"/>
          <w:szCs w:val="44"/>
        </w:rPr>
        <w:t>nERROR</w:t>
      </w:r>
      <w:proofErr w:type="spellEnd"/>
      <w:r w:rsidRPr="00C541F1">
        <w:rPr>
          <w:rFonts w:ascii="Microsoft Himalaya" w:hAnsi="Microsoft Himalaya" w:cs="Microsoft Himalaya"/>
          <w:sz w:val="44"/>
          <w:szCs w:val="44"/>
        </w:rPr>
        <w:t xml:space="preserve"> ESTABLISHING MYSQL CONNECTION !") </w:t>
      </w:r>
    </w:p>
    <w:p w14:paraId="0D4948A9" w14:textId="36F0FBEF" w:rsidR="00C541F1" w:rsidRDefault="00C541F1" w:rsidP="00C541F1">
      <w:pPr>
        <w:jc w:val="left"/>
        <w:rPr>
          <w:rFonts w:ascii="Microsoft Himalaya" w:hAnsi="Microsoft Himalaya" w:cs="Microsoft Himalaya"/>
          <w:sz w:val="44"/>
          <w:szCs w:val="44"/>
        </w:rPr>
      </w:pPr>
      <w:r w:rsidRPr="00C541F1">
        <w:rPr>
          <w:rFonts w:ascii="Microsoft Himalaya" w:hAnsi="Microsoft Himalaya" w:cs="Microsoft Himalaya"/>
          <w:sz w:val="44"/>
          <w:szCs w:val="44"/>
        </w:rPr>
        <w:t># END OF PROJECT</w:t>
      </w:r>
    </w:p>
    <w:p w14:paraId="3D59E105" w14:textId="77777777" w:rsidR="00D81FF5" w:rsidRDefault="00D81FF5" w:rsidP="00FD7A92">
      <w:pPr>
        <w:jc w:val="left"/>
        <w:rPr>
          <w:rFonts w:ascii="Bradley Hand ITC" w:hAnsi="Bradley Hand ITC" w:cs="Microsoft Himalaya"/>
          <w:b/>
          <w:bCs/>
          <w:sz w:val="44"/>
          <w:szCs w:val="44"/>
        </w:rPr>
      </w:pPr>
    </w:p>
    <w:p w14:paraId="57535588" w14:textId="77777777" w:rsidR="00D81FF5" w:rsidRDefault="00D81FF5" w:rsidP="00FD7A92">
      <w:pPr>
        <w:jc w:val="left"/>
        <w:rPr>
          <w:rFonts w:ascii="Bradley Hand ITC" w:hAnsi="Bradley Hand ITC" w:cs="Microsoft Himalaya"/>
          <w:b/>
          <w:bCs/>
          <w:sz w:val="44"/>
          <w:szCs w:val="44"/>
        </w:rPr>
      </w:pPr>
    </w:p>
    <w:p w14:paraId="69A005F3" w14:textId="77777777" w:rsidR="00D81FF5" w:rsidRDefault="00D81FF5" w:rsidP="00FD7A92">
      <w:pPr>
        <w:jc w:val="left"/>
        <w:rPr>
          <w:rFonts w:ascii="Bradley Hand ITC" w:hAnsi="Bradley Hand ITC" w:cs="Microsoft Himalaya"/>
          <w:b/>
          <w:bCs/>
          <w:sz w:val="44"/>
          <w:szCs w:val="44"/>
        </w:rPr>
      </w:pPr>
    </w:p>
    <w:p w14:paraId="7DA37620" w14:textId="759D47BA" w:rsidR="00FD7A92" w:rsidRPr="00CA6FAC" w:rsidRDefault="00CA6FAC" w:rsidP="00FD7A92">
      <w:pPr>
        <w:jc w:val="left"/>
        <w:rPr>
          <w:rFonts w:ascii="Microsoft Himalaya" w:hAnsi="Microsoft Himalaya" w:cs="Microsoft Himalaya"/>
          <w:sz w:val="40"/>
          <w:szCs w:val="40"/>
        </w:rPr>
      </w:pPr>
      <w:r>
        <w:rPr>
          <w:noProof/>
        </w:rPr>
        <w:lastRenderedPageBreak/>
        <mc:AlternateContent>
          <mc:Choice Requires="wps">
            <w:drawing>
              <wp:anchor distT="0" distB="0" distL="114300" distR="114300" simplePos="0" relativeHeight="251725824" behindDoc="0" locked="0" layoutInCell="1" allowOverlap="1" wp14:anchorId="2DD59652" wp14:editId="11543B23">
                <wp:simplePos x="0" y="0"/>
                <wp:positionH relativeFrom="column">
                  <wp:posOffset>-133350</wp:posOffset>
                </wp:positionH>
                <wp:positionV relativeFrom="paragraph">
                  <wp:posOffset>-191878</wp:posOffset>
                </wp:positionV>
                <wp:extent cx="1828800" cy="1828800"/>
                <wp:effectExtent l="0" t="0" r="0" b="0"/>
                <wp:wrapNone/>
                <wp:docPr id="112478227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7D0104" w14:textId="58D5B631" w:rsidR="00CA6FAC" w:rsidRPr="00CA6FAC" w:rsidRDefault="00CA6FAC" w:rsidP="00CA6FAC">
                            <w:pPr>
                              <w:jc w:val="left"/>
                              <w:rPr>
                                <w:rFonts w:ascii="Comic Sans MS" w:hAnsi="Comic Sans MS" w:cs="Microsoft Himalaya"/>
                                <w:noProof/>
                                <w:sz w:val="44"/>
                                <w:szCs w:val="44"/>
                                <w:lang w:val="en-US"/>
                                <w14:textOutline w14:w="0" w14:cap="flat" w14:cmpd="sng" w14:algn="ctr">
                                  <w14:noFill/>
                                  <w14:prstDash w14:val="solid"/>
                                  <w14:round/>
                                </w14:textOutline>
                              </w:rPr>
                            </w:pPr>
                            <w:r w:rsidRPr="00CA6FAC">
                              <w:rPr>
                                <w:rFonts w:ascii="Comic Sans MS" w:hAnsi="Comic Sans MS" w:cs="Microsoft Himalaya"/>
                                <w:noProof/>
                                <w:sz w:val="44"/>
                                <w:szCs w:val="44"/>
                                <w:lang w:val="en-US"/>
                                <w14:textOutline w14:w="0" w14:cap="flat" w14:cmpd="sng" w14:algn="ctr">
                                  <w14:noFill/>
                                  <w14:prstDash w14:val="solid"/>
                                  <w14:round/>
                                </w14:textOutline>
                              </w:rPr>
                              <w:t>Program Output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DD59652" id="_x0000_s1029" type="#_x0000_t202" style="position:absolute;margin-left:-10.5pt;margin-top:-15.1pt;width:2in;height:2in;z-index:2517258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" filled="f" stroked="f">
                <v:textbox style="mso-fit-shape-to-text:t">
                  <w:txbxContent>
                    <w:p w14:paraId="0B7D0104" w14:textId="58D5B631" w:rsidR="00CA6FAC" w:rsidRPr="00CA6FAC" w:rsidRDefault="00CA6FAC" w:rsidP="00CA6FAC">
                      <w:pPr>
                        <w:jc w:val="left"/>
                        <w:rPr>
                          <w:rFonts w:ascii="Comic Sans MS" w:hAnsi="Comic Sans MS" w:cs="Microsoft Himalaya"/>
                          <w:noProof/>
                          <w:sz w:val="44"/>
                          <w:szCs w:val="44"/>
                          <w:lang w:val="en-US"/>
                          <w14:textOutline w14:w="0" w14:cap="flat" w14:cmpd="sng" w14:algn="ctr">
                            <w14:noFill/>
                            <w14:prstDash w14:val="solid"/>
                            <w14:round/>
                          </w14:textOutline>
                        </w:rPr>
                      </w:pPr>
                      <w:r w:rsidRPr="00CA6FAC">
                        <w:rPr>
                          <w:rFonts w:ascii="Comic Sans MS" w:hAnsi="Comic Sans MS" w:cs="Microsoft Himalaya"/>
                          <w:noProof/>
                          <w:sz w:val="44"/>
                          <w:szCs w:val="44"/>
                          <w:lang w:val="en-US"/>
                          <w14:textOutline w14:w="0" w14:cap="flat" w14:cmpd="sng" w14:algn="ctr">
                            <w14:noFill/>
                            <w14:prstDash w14:val="solid"/>
                            <w14:round/>
                          </w14:textOutline>
                        </w:rPr>
                        <w:t>Program Output</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4BA6CD39" wp14:editId="2428CDAA">
                <wp:simplePos x="0" y="0"/>
                <wp:positionH relativeFrom="column">
                  <wp:posOffset>-102870</wp:posOffset>
                </wp:positionH>
                <wp:positionV relativeFrom="paragraph">
                  <wp:posOffset>336105</wp:posOffset>
                </wp:positionV>
                <wp:extent cx="1828800" cy="1828800"/>
                <wp:effectExtent l="0" t="0" r="0" b="0"/>
                <wp:wrapNone/>
                <wp:docPr id="111458505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3C5DFF0" w14:textId="2C09973F" w:rsidR="00D81FF5" w:rsidRPr="00FD12A0" w:rsidRDefault="00D81FF5" w:rsidP="00D81FF5">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Main Screen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A6CD39" id="_x0000_s1030" type="#_x0000_t202" style="position:absolute;margin-left:-8.1pt;margin-top:26.45pt;width:2in;height:2in;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" filled="f" stroked="f">
                <v:textbox style="mso-fit-shape-to-text:t">
                  <w:txbxContent>
                    <w:p w14:paraId="63C5DFF0" w14:textId="2C09973F" w:rsidR="00D81FF5" w:rsidRPr="00FD12A0" w:rsidRDefault="00D81FF5" w:rsidP="00D81FF5">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Main Screen </w:t>
                      </w:r>
                    </w:p>
                  </w:txbxContent>
                </v:textbox>
              </v:shape>
            </w:pict>
          </mc:Fallback>
        </mc:AlternateContent>
      </w:r>
      <w:r w:rsidR="00D81FF5">
        <w:rPr>
          <w:rFonts w:ascii="Microsoft Himalaya" w:hAnsi="Microsoft Himalaya" w:cs="Microsoft Himalaya"/>
          <w:noProof/>
          <w:sz w:val="44"/>
          <w:szCs w:val="44"/>
        </w:rPr>
        <w:drawing>
          <wp:anchor distT="0" distB="0" distL="114300" distR="114300" simplePos="0" relativeHeight="251667456" behindDoc="0" locked="0" layoutInCell="1" allowOverlap="1" wp14:anchorId="6EC883DD" wp14:editId="2DDB5197">
            <wp:simplePos x="0" y="0"/>
            <wp:positionH relativeFrom="margin">
              <wp:posOffset>-13970</wp:posOffset>
            </wp:positionH>
            <wp:positionV relativeFrom="paragraph">
              <wp:posOffset>652618</wp:posOffset>
            </wp:positionV>
            <wp:extent cx="5583555" cy="3928745"/>
            <wp:effectExtent l="19050" t="19050" r="17145" b="14605"/>
            <wp:wrapSquare wrapText="bothSides"/>
            <wp:docPr id="700030222" name="Picture 4"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0222" name="Picture 4" descr="A screenshot of a computer erro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583555" cy="392874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0F29297F" w14:textId="65C6CBA8" w:rsidR="00615914" w:rsidRPr="00615914" w:rsidRDefault="00615914" w:rsidP="00615914">
      <w:pPr>
        <w:jc w:val="left"/>
        <w:rPr>
          <w:rFonts w:ascii="Microsoft Himalaya" w:hAnsi="Microsoft Himalaya" w:cs="Microsoft Himalaya"/>
          <w:sz w:val="44"/>
          <w:szCs w:val="44"/>
        </w:rPr>
      </w:pPr>
    </w:p>
    <w:p w14:paraId="5C2EA993" w14:textId="78CB0701" w:rsidR="00FD7A92" w:rsidRDefault="00DA5EAC" w:rsidP="00FD7A92">
      <w:pPr>
        <w:jc w:val="left"/>
        <w:rPr>
          <w:rFonts w:ascii="Bradley Hand ITC" w:hAnsi="Bradley Hand ITC" w:cs="Microsoft Himalaya"/>
          <w:b/>
          <w:bCs/>
          <w:sz w:val="44"/>
          <w:szCs w:val="44"/>
        </w:rPr>
      </w:pPr>
      <w:r>
        <w:rPr>
          <w:noProof/>
        </w:rPr>
        <mc:AlternateContent>
          <mc:Choice Requires="wps">
            <w:drawing>
              <wp:anchor distT="0" distB="0" distL="114300" distR="114300" simplePos="0" relativeHeight="251676672" behindDoc="0" locked="0" layoutInCell="1" allowOverlap="1" wp14:anchorId="6821BE0B" wp14:editId="3DDB4658">
                <wp:simplePos x="0" y="0"/>
                <wp:positionH relativeFrom="margin">
                  <wp:posOffset>-116840</wp:posOffset>
                </wp:positionH>
                <wp:positionV relativeFrom="paragraph">
                  <wp:posOffset>4149090</wp:posOffset>
                </wp:positionV>
                <wp:extent cx="1828800" cy="1828800"/>
                <wp:effectExtent l="0" t="0" r="0" b="0"/>
                <wp:wrapNone/>
                <wp:docPr id="18626660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1AD719" w14:textId="258A4653" w:rsidR="00992893" w:rsidRPr="00FD12A0" w:rsidRDefault="00992893" w:rsidP="00992893">
                            <w:pPr>
                              <w:rPr>
                                <w:rFonts w:ascii="Microsoft Himalaya" w:hAnsi="Microsoft Himalaya" w:cs="Microsoft Himalaya"/>
                                <w:noProof/>
                                <w:sz w:val="44"/>
                                <w:szCs w:val="44"/>
                                <w:lang w:val="en-US"/>
                                <w14:textOutline w14:w="0" w14:cap="flat" w14:cmpd="sng" w14:algn="ctr">
                                  <w14:noFill/>
                                  <w14:prstDash w14:val="solid"/>
                                  <w14:round/>
                                </w14:textOutline>
                              </w:rPr>
                            </w:pPr>
                            <w:r w:rsidRPr="00FD12A0">
                              <w:rPr>
                                <w:rFonts w:ascii="Microsoft Himalaya" w:hAnsi="Microsoft Himalaya" w:cs="Microsoft Himalaya"/>
                                <w:noProof/>
                                <w:sz w:val="44"/>
                                <w:szCs w:val="44"/>
                                <w:lang w:val="en-US"/>
                                <w14:textOutline w14:w="0" w14:cap="flat" w14:cmpd="sng" w14:algn="ctr">
                                  <w14:noFill/>
                                  <w14:prstDash w14:val="solid"/>
                                  <w14:round/>
                                </w14:textOutline>
                              </w:rPr>
                              <w:t>User Authentication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821BE0B" id="_x0000_s1031" type="#_x0000_t202" style="position:absolute;margin-left:-9.2pt;margin-top:326.7pt;width:2in;height:2in;z-index:25167667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npDgIAACk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" filled="f" stroked="f">
                <v:textbox style="mso-fit-shape-to-text:t">
                  <w:txbxContent>
                    <w:p w14:paraId="3A1AD719" w14:textId="258A4653" w:rsidR="00992893" w:rsidRPr="00FD12A0" w:rsidRDefault="00992893" w:rsidP="00992893">
                      <w:pPr>
                        <w:rPr>
                          <w:rFonts w:ascii="Microsoft Himalaya" w:hAnsi="Microsoft Himalaya" w:cs="Microsoft Himalaya"/>
                          <w:noProof/>
                          <w:sz w:val="44"/>
                          <w:szCs w:val="44"/>
                          <w:lang w:val="en-US"/>
                          <w14:textOutline w14:w="0" w14:cap="flat" w14:cmpd="sng" w14:algn="ctr">
                            <w14:noFill/>
                            <w14:prstDash w14:val="solid"/>
                            <w14:round/>
                          </w14:textOutline>
                        </w:rPr>
                      </w:pPr>
                      <w:r w:rsidRPr="00FD12A0">
                        <w:rPr>
                          <w:rFonts w:ascii="Microsoft Himalaya" w:hAnsi="Microsoft Himalaya" w:cs="Microsoft Himalaya"/>
                          <w:noProof/>
                          <w:sz w:val="44"/>
                          <w:szCs w:val="44"/>
                          <w:lang w:val="en-US"/>
                          <w14:textOutline w14:w="0" w14:cap="flat" w14:cmpd="sng" w14:algn="ctr">
                            <w14:noFill/>
                            <w14:prstDash w14:val="solid"/>
                            <w14:round/>
                          </w14:textOutline>
                        </w:rPr>
                        <w:t>User Authentication</w:t>
                      </w:r>
                    </w:p>
                  </w:txbxContent>
                </v:textbox>
                <w10:wrap anchorx="margin"/>
              </v:shape>
            </w:pict>
          </mc:Fallback>
        </mc:AlternateContent>
      </w:r>
      <w:r w:rsidR="00D81FF5">
        <w:rPr>
          <w:rFonts w:ascii="Microsoft Himalaya" w:hAnsi="Microsoft Himalaya" w:cs="Microsoft Himalaya"/>
          <w:noProof/>
          <w:sz w:val="44"/>
          <w:szCs w:val="44"/>
        </w:rPr>
        <w:drawing>
          <wp:anchor distT="0" distB="0" distL="114300" distR="114300" simplePos="0" relativeHeight="251668480" behindDoc="0" locked="0" layoutInCell="1" allowOverlap="1" wp14:anchorId="4CC81660" wp14:editId="1FD8B05E">
            <wp:simplePos x="0" y="0"/>
            <wp:positionH relativeFrom="margin">
              <wp:posOffset>-44745</wp:posOffset>
            </wp:positionH>
            <wp:positionV relativeFrom="paragraph">
              <wp:posOffset>4441323</wp:posOffset>
            </wp:positionV>
            <wp:extent cx="5594350" cy="3776980"/>
            <wp:effectExtent l="19050" t="19050" r="25400" b="13970"/>
            <wp:wrapSquare wrapText="bothSides"/>
            <wp:docPr id="5491402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4029" name="Picture 5"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594350" cy="377698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4FAE3BF1" w14:textId="50CC86BE" w:rsidR="00CB094F" w:rsidRDefault="00B6552C" w:rsidP="00234564">
      <w:pPr>
        <w:jc w:val="left"/>
        <w:rPr>
          <w:rFonts w:ascii="Microsoft Himalaya" w:hAnsi="Microsoft Himalaya" w:cs="Microsoft Himalaya"/>
          <w:sz w:val="44"/>
          <w:szCs w:val="44"/>
        </w:rPr>
      </w:pPr>
      <w:r>
        <w:rPr>
          <w:noProof/>
        </w:rPr>
        <w:lastRenderedPageBreak/>
        <mc:AlternateContent>
          <mc:Choice Requires="wps">
            <w:drawing>
              <wp:anchor distT="0" distB="0" distL="114300" distR="114300" simplePos="0" relativeHeight="251678720" behindDoc="0" locked="0" layoutInCell="1" allowOverlap="1" wp14:anchorId="2B3545E1" wp14:editId="551349E8">
                <wp:simplePos x="0" y="0"/>
                <wp:positionH relativeFrom="margin">
                  <wp:posOffset>-83023</wp:posOffset>
                </wp:positionH>
                <wp:positionV relativeFrom="paragraph">
                  <wp:posOffset>88265</wp:posOffset>
                </wp:positionV>
                <wp:extent cx="1828800" cy="1828800"/>
                <wp:effectExtent l="0" t="0" r="0" b="0"/>
                <wp:wrapNone/>
                <wp:docPr id="1418680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1013D31" w14:textId="7779A85D" w:rsidR="00CB094F" w:rsidRPr="00FD12A0" w:rsidRDefault="00EE5E9A" w:rsidP="00CB094F">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Customer Details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B3545E1" id="_x0000_s1032" type="#_x0000_t202" style="position:absolute;margin-left:-6.55pt;margin-top:6.95pt;width:2in;height:2in;z-index:25167872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CXDgIAACk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" filled="f" stroked="f">
                <v:textbox style="mso-fit-shape-to-text:t">
                  <w:txbxContent>
                    <w:p w14:paraId="01013D31" w14:textId="7779A85D" w:rsidR="00CB094F" w:rsidRPr="00FD12A0" w:rsidRDefault="00EE5E9A" w:rsidP="00CB094F">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Customer Details</w:t>
                      </w:r>
                    </w:p>
                  </w:txbxContent>
                </v:textbox>
                <w10:wrap anchorx="margin"/>
              </v:shape>
            </w:pict>
          </mc:Fallback>
        </mc:AlternateContent>
      </w:r>
      <w:r>
        <w:rPr>
          <w:rFonts w:ascii="Microsoft Himalaya" w:hAnsi="Microsoft Himalaya" w:cs="Microsoft Himalaya"/>
          <w:noProof/>
          <w:sz w:val="44"/>
          <w:szCs w:val="44"/>
        </w:rPr>
        <w:drawing>
          <wp:anchor distT="0" distB="0" distL="114300" distR="114300" simplePos="0" relativeHeight="251669504" behindDoc="0" locked="0" layoutInCell="1" allowOverlap="1" wp14:anchorId="1275FD2D" wp14:editId="5159F7DF">
            <wp:simplePos x="0" y="0"/>
            <wp:positionH relativeFrom="margin">
              <wp:posOffset>-4918</wp:posOffset>
            </wp:positionH>
            <wp:positionV relativeFrom="paragraph">
              <wp:posOffset>404495</wp:posOffset>
            </wp:positionV>
            <wp:extent cx="5690235" cy="3999230"/>
            <wp:effectExtent l="19050" t="19050" r="24765" b="20320"/>
            <wp:wrapSquare wrapText="bothSides"/>
            <wp:docPr id="41237605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76058" name="Picture 6"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690235" cy="399923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65337671" w14:textId="15897B45" w:rsidR="00615914" w:rsidRDefault="00B6552C" w:rsidP="00CB094F">
      <w:pPr>
        <w:jc w:val="both"/>
        <w:rPr>
          <w:rFonts w:ascii="Microsoft Himalaya" w:hAnsi="Microsoft Himalaya" w:cs="Microsoft Himalaya"/>
          <w:sz w:val="44"/>
          <w:szCs w:val="44"/>
        </w:rPr>
      </w:pPr>
      <w:r>
        <w:rPr>
          <w:noProof/>
        </w:rPr>
        <mc:AlternateContent>
          <mc:Choice Requires="wps">
            <w:drawing>
              <wp:anchor distT="0" distB="0" distL="114300" distR="114300" simplePos="0" relativeHeight="251680768" behindDoc="0" locked="0" layoutInCell="1" allowOverlap="1" wp14:anchorId="5530BC26" wp14:editId="0243C23B">
                <wp:simplePos x="0" y="0"/>
                <wp:positionH relativeFrom="margin">
                  <wp:posOffset>-123190</wp:posOffset>
                </wp:positionH>
                <wp:positionV relativeFrom="paragraph">
                  <wp:posOffset>4431855</wp:posOffset>
                </wp:positionV>
                <wp:extent cx="1828800" cy="1828800"/>
                <wp:effectExtent l="0" t="0" r="0" b="0"/>
                <wp:wrapNone/>
                <wp:docPr id="137259279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587319" w14:textId="53B2CA19" w:rsidR="00EE5E9A" w:rsidRPr="00FD12A0" w:rsidRDefault="00EE5E9A" w:rsidP="00EE5E9A">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Customer Booking Records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530BC26" id="_x0000_s1033" type="#_x0000_t202" style="position:absolute;left:0;text-align:left;margin-left:-9.7pt;margin-top:348.95pt;width:2in;height:2in;z-index:25168076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2cLDgIAACk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" filled="f" stroked="f">
                <v:textbox style="mso-fit-shape-to-text:t">
                  <w:txbxContent>
                    <w:p w14:paraId="1F587319" w14:textId="53B2CA19" w:rsidR="00EE5E9A" w:rsidRPr="00FD12A0" w:rsidRDefault="00EE5E9A" w:rsidP="00EE5E9A">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Customer Booking Records</w:t>
                      </w:r>
                    </w:p>
                  </w:txbxContent>
                </v:textbox>
                <w10:wrap anchorx="margin"/>
              </v:shape>
            </w:pict>
          </mc:Fallback>
        </mc:AlternateContent>
      </w:r>
      <w:r>
        <w:rPr>
          <w:rFonts w:ascii="Microsoft Himalaya" w:hAnsi="Microsoft Himalaya" w:cs="Microsoft Himalaya"/>
          <w:noProof/>
          <w:sz w:val="44"/>
          <w:szCs w:val="44"/>
        </w:rPr>
        <w:drawing>
          <wp:anchor distT="0" distB="0" distL="114300" distR="114300" simplePos="0" relativeHeight="251670528" behindDoc="0" locked="0" layoutInCell="1" allowOverlap="1" wp14:anchorId="2751EF47" wp14:editId="38D51D39">
            <wp:simplePos x="0" y="0"/>
            <wp:positionH relativeFrom="margin">
              <wp:posOffset>-23968</wp:posOffset>
            </wp:positionH>
            <wp:positionV relativeFrom="paragraph">
              <wp:posOffset>4713605</wp:posOffset>
            </wp:positionV>
            <wp:extent cx="5690235" cy="3850640"/>
            <wp:effectExtent l="19050" t="19050" r="24765" b="16510"/>
            <wp:wrapSquare wrapText="bothSides"/>
            <wp:docPr id="136372736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27362" name="Picture 7"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690235" cy="385064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245F602A" w14:textId="312A4912" w:rsidR="00615914" w:rsidRDefault="00DA5EAC" w:rsidP="00D54901">
      <w:pPr>
        <w:jc w:val="left"/>
        <w:rPr>
          <w:rFonts w:ascii="Microsoft Himalaya" w:hAnsi="Microsoft Himalaya" w:cs="Microsoft Himalaya"/>
          <w:sz w:val="44"/>
          <w:szCs w:val="44"/>
        </w:rPr>
      </w:pPr>
      <w:r>
        <w:rPr>
          <w:noProof/>
        </w:rPr>
        <w:lastRenderedPageBreak/>
        <mc:AlternateContent>
          <mc:Choice Requires="wps">
            <w:drawing>
              <wp:anchor distT="0" distB="0" distL="114300" distR="114300" simplePos="0" relativeHeight="251682816" behindDoc="0" locked="0" layoutInCell="1" allowOverlap="1" wp14:anchorId="4C1BBB67" wp14:editId="162694E1">
                <wp:simplePos x="0" y="0"/>
                <wp:positionH relativeFrom="margin">
                  <wp:posOffset>-86995</wp:posOffset>
                </wp:positionH>
                <wp:positionV relativeFrom="paragraph">
                  <wp:posOffset>4545330</wp:posOffset>
                </wp:positionV>
                <wp:extent cx="1828800" cy="1828800"/>
                <wp:effectExtent l="0" t="0" r="0" b="0"/>
                <wp:wrapNone/>
                <wp:docPr id="84719394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8BF3437" w14:textId="7FA2C66D" w:rsidR="00D05C28" w:rsidRPr="00FD12A0" w:rsidRDefault="00D05C28" w:rsidP="00D05C28">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Room Rent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C1BBB67" id="_x0000_s1034" type="#_x0000_t202" style="position:absolute;margin-left:-6.85pt;margin-top:357.9pt;width:2in;height:2in;z-index:25168281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ChX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" filled="f" stroked="f">
                <v:textbox style="mso-fit-shape-to-text:t">
                  <w:txbxContent>
                    <w:p w14:paraId="68BF3437" w14:textId="7FA2C66D" w:rsidR="00D05C28" w:rsidRPr="00FD12A0" w:rsidRDefault="00D05C28" w:rsidP="00D05C28">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Room Rent</w:t>
                      </w:r>
                    </w:p>
                  </w:txbxContent>
                </v:textbox>
                <w10:wrap anchorx="margin"/>
              </v:shape>
            </w:pict>
          </mc:Fallback>
        </mc:AlternateContent>
      </w:r>
      <w:r>
        <w:rPr>
          <w:rFonts w:ascii="Microsoft Himalaya" w:hAnsi="Microsoft Himalaya" w:cs="Microsoft Himalaya"/>
          <w:noProof/>
          <w:sz w:val="44"/>
          <w:szCs w:val="44"/>
        </w:rPr>
        <w:drawing>
          <wp:anchor distT="0" distB="0" distL="114300" distR="114300" simplePos="0" relativeHeight="251672576" behindDoc="0" locked="0" layoutInCell="1" allowOverlap="1" wp14:anchorId="78A32A8C" wp14:editId="26D1CF60">
            <wp:simplePos x="0" y="0"/>
            <wp:positionH relativeFrom="page">
              <wp:posOffset>913130</wp:posOffset>
            </wp:positionH>
            <wp:positionV relativeFrom="paragraph">
              <wp:posOffset>4840605</wp:posOffset>
            </wp:positionV>
            <wp:extent cx="5743575" cy="3994785"/>
            <wp:effectExtent l="19050" t="19050" r="28575" b="24765"/>
            <wp:wrapSquare wrapText="bothSides"/>
            <wp:docPr id="97184040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40407" name="Picture 9"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43575" cy="399478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B6552C">
        <w:rPr>
          <w:rFonts w:ascii="Microsoft Himalaya" w:hAnsi="Microsoft Himalaya" w:cs="Microsoft Himalaya"/>
          <w:noProof/>
          <w:sz w:val="44"/>
          <w:szCs w:val="44"/>
        </w:rPr>
        <w:drawing>
          <wp:anchor distT="0" distB="0" distL="114300" distR="114300" simplePos="0" relativeHeight="251671552" behindDoc="0" locked="0" layoutInCell="1" allowOverlap="1" wp14:anchorId="4467871A" wp14:editId="3E420AA3">
            <wp:simplePos x="0" y="0"/>
            <wp:positionH relativeFrom="page">
              <wp:posOffset>913320</wp:posOffset>
            </wp:positionH>
            <wp:positionV relativeFrom="paragraph">
              <wp:posOffset>19050</wp:posOffset>
            </wp:positionV>
            <wp:extent cx="5690235" cy="4173220"/>
            <wp:effectExtent l="19050" t="19050" r="24765" b="17780"/>
            <wp:wrapSquare wrapText="bothSides"/>
            <wp:docPr id="203337694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76940" name="Picture 8"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90235" cy="417322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615914">
        <w:rPr>
          <w:rFonts w:ascii="Microsoft Himalaya" w:hAnsi="Microsoft Himalaya" w:cs="Microsoft Himalaya"/>
          <w:sz w:val="44"/>
          <w:szCs w:val="44"/>
        </w:rPr>
        <w:br w:type="page"/>
      </w:r>
    </w:p>
    <w:p w14:paraId="7D2BADD3" w14:textId="200775BC" w:rsidR="00615914" w:rsidRDefault="00DA5EAC" w:rsidP="00D54901">
      <w:pPr>
        <w:jc w:val="left"/>
        <w:rPr>
          <w:rFonts w:ascii="Microsoft Himalaya" w:hAnsi="Microsoft Himalaya" w:cs="Microsoft Himalaya"/>
          <w:sz w:val="44"/>
          <w:szCs w:val="44"/>
        </w:rPr>
      </w:pPr>
      <w:r>
        <w:rPr>
          <w:noProof/>
        </w:rPr>
        <w:lastRenderedPageBreak/>
        <mc:AlternateContent>
          <mc:Choice Requires="wps">
            <w:drawing>
              <wp:anchor distT="0" distB="0" distL="114300" distR="114300" simplePos="0" relativeHeight="251686912" behindDoc="0" locked="0" layoutInCell="1" allowOverlap="1" wp14:anchorId="44171CF0" wp14:editId="06A2055B">
                <wp:simplePos x="0" y="0"/>
                <wp:positionH relativeFrom="column">
                  <wp:posOffset>-264795</wp:posOffset>
                </wp:positionH>
                <wp:positionV relativeFrom="paragraph">
                  <wp:posOffset>4533265</wp:posOffset>
                </wp:positionV>
                <wp:extent cx="1828800" cy="1828800"/>
                <wp:effectExtent l="0" t="0" r="0" b="0"/>
                <wp:wrapNone/>
                <wp:docPr id="16282911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506E868" w14:textId="3B876766" w:rsidR="00DA76BB" w:rsidRPr="00FD12A0" w:rsidRDefault="00234564" w:rsidP="00DA76BB">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Gaming Bill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4171CF0" id="_x0000_s1035" type="#_x0000_t202" style="position:absolute;margin-left:-20.85pt;margin-top:356.95pt;width:2in;height:2in;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" filled="f" stroked="f">
                <v:textbox style="mso-fit-shape-to-text:t">
                  <w:txbxContent>
                    <w:p w14:paraId="1506E868" w14:textId="3B876766" w:rsidR="00DA76BB" w:rsidRPr="00FD12A0" w:rsidRDefault="00234564" w:rsidP="00DA76BB">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Gaming Bill</w:t>
                      </w:r>
                    </w:p>
                  </w:txbxContent>
                </v:textbox>
              </v:shape>
            </w:pict>
          </mc:Fallback>
        </mc:AlternateContent>
      </w:r>
      <w:r>
        <w:rPr>
          <w:rFonts w:ascii="Microsoft Himalaya" w:hAnsi="Microsoft Himalaya" w:cs="Microsoft Himalaya"/>
          <w:noProof/>
          <w:sz w:val="44"/>
          <w:szCs w:val="44"/>
        </w:rPr>
        <w:drawing>
          <wp:anchor distT="0" distB="0" distL="114300" distR="114300" simplePos="0" relativeHeight="251673600" behindDoc="0" locked="0" layoutInCell="1" allowOverlap="1" wp14:anchorId="50F930AD" wp14:editId="593C8257">
            <wp:simplePos x="0" y="0"/>
            <wp:positionH relativeFrom="margin">
              <wp:posOffset>-147320</wp:posOffset>
            </wp:positionH>
            <wp:positionV relativeFrom="paragraph">
              <wp:posOffset>75375</wp:posOffset>
            </wp:positionV>
            <wp:extent cx="5860415" cy="4170045"/>
            <wp:effectExtent l="19050" t="19050" r="26035" b="20955"/>
            <wp:wrapSquare wrapText="bothSides"/>
            <wp:docPr id="677291784" name="Picture 1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91784" name="Picture 11" descr="A screenshot of a computer"/>
                    <pic:cNvPicPr/>
                  </pic:nvPicPr>
                  <pic:blipFill>
                    <a:blip r:embed="rId15">
                      <a:extLst>
                        <a:ext uri="{28A0092B-C50C-407E-A947-70E740481C1C}">
                          <a14:useLocalDpi xmlns:a14="http://schemas.microsoft.com/office/drawing/2010/main" val="0"/>
                        </a:ext>
                      </a:extLst>
                    </a:blip>
                    <a:stretch>
                      <a:fillRect/>
                    </a:stretch>
                  </pic:blipFill>
                  <pic:spPr>
                    <a:xfrm>
                      <a:off x="0" y="0"/>
                      <a:ext cx="5860415" cy="4170045"/>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r w:rsidR="00B6552C">
        <w:rPr>
          <w:noProof/>
        </w:rPr>
        <mc:AlternateContent>
          <mc:Choice Requires="wps">
            <w:drawing>
              <wp:anchor distT="0" distB="0" distL="114300" distR="114300" simplePos="0" relativeHeight="251684864" behindDoc="0" locked="0" layoutInCell="1" allowOverlap="1" wp14:anchorId="6DB5894C" wp14:editId="657047F7">
                <wp:simplePos x="0" y="0"/>
                <wp:positionH relativeFrom="margin">
                  <wp:posOffset>-225681</wp:posOffset>
                </wp:positionH>
                <wp:positionV relativeFrom="paragraph">
                  <wp:posOffset>-234950</wp:posOffset>
                </wp:positionV>
                <wp:extent cx="1828800" cy="1828800"/>
                <wp:effectExtent l="0" t="0" r="0" b="0"/>
                <wp:wrapNone/>
                <wp:docPr id="139566866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8F9B95E" w14:textId="268D9549" w:rsidR="00D1080A" w:rsidRPr="00FD12A0" w:rsidRDefault="007A1DC3" w:rsidP="00D1080A">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Restaurant Bill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DB5894C" id="_x0000_s1036" type="#_x0000_t202" style="position:absolute;margin-left:-17.75pt;margin-top:-18.5pt;width:2in;height:2in;z-index:2516848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" filled="f" stroked="f">
                <v:textbox style="mso-fit-shape-to-text:t">
                  <w:txbxContent>
                    <w:p w14:paraId="58F9B95E" w14:textId="268D9549" w:rsidR="00D1080A" w:rsidRPr="00FD12A0" w:rsidRDefault="007A1DC3" w:rsidP="00D1080A">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Restaurant Bill</w:t>
                      </w:r>
                    </w:p>
                  </w:txbxContent>
                </v:textbox>
                <w10:wrap anchorx="margin"/>
              </v:shape>
            </w:pict>
          </mc:Fallback>
        </mc:AlternateContent>
      </w:r>
    </w:p>
    <w:p w14:paraId="5F1D7A95" w14:textId="78CA9E37" w:rsidR="00615914" w:rsidRDefault="00B6552C">
      <w:pPr>
        <w:rPr>
          <w:rFonts w:ascii="Microsoft Himalaya" w:hAnsi="Microsoft Himalaya" w:cs="Microsoft Himalaya"/>
          <w:sz w:val="44"/>
          <w:szCs w:val="44"/>
        </w:rPr>
      </w:pPr>
      <w:r>
        <w:rPr>
          <w:rFonts w:ascii="Microsoft Himalaya" w:hAnsi="Microsoft Himalaya" w:cs="Microsoft Himalaya"/>
          <w:noProof/>
          <w:sz w:val="44"/>
          <w:szCs w:val="44"/>
        </w:rPr>
        <w:drawing>
          <wp:anchor distT="0" distB="0" distL="114300" distR="114300" simplePos="0" relativeHeight="251674624" behindDoc="0" locked="0" layoutInCell="1" allowOverlap="1" wp14:anchorId="18D5DC4A" wp14:editId="79C3A055">
            <wp:simplePos x="0" y="0"/>
            <wp:positionH relativeFrom="margin">
              <wp:posOffset>-173990</wp:posOffset>
            </wp:positionH>
            <wp:positionV relativeFrom="paragraph">
              <wp:posOffset>330010</wp:posOffset>
            </wp:positionV>
            <wp:extent cx="5892165" cy="3999865"/>
            <wp:effectExtent l="19050" t="19050" r="13335" b="19685"/>
            <wp:wrapSquare wrapText="bothSides"/>
            <wp:docPr id="42702580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25804" name="Picture 12"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892165" cy="399986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615914">
        <w:rPr>
          <w:rFonts w:ascii="Microsoft Himalaya" w:hAnsi="Microsoft Himalaya" w:cs="Microsoft Himalaya"/>
          <w:sz w:val="44"/>
          <w:szCs w:val="44"/>
        </w:rPr>
        <w:br w:type="page"/>
      </w:r>
    </w:p>
    <w:p w14:paraId="6C247B86" w14:textId="28538843" w:rsidR="00615914" w:rsidRDefault="00DA5EAC" w:rsidP="00615914">
      <w:pPr>
        <w:jc w:val="left"/>
        <w:rPr>
          <w:rFonts w:ascii="Microsoft Himalaya" w:hAnsi="Microsoft Himalaya" w:cs="Microsoft Himalaya"/>
          <w:sz w:val="44"/>
          <w:szCs w:val="44"/>
        </w:rPr>
      </w:pPr>
      <w:r>
        <w:rPr>
          <w:noProof/>
        </w:rPr>
        <w:lastRenderedPageBreak/>
        <mc:AlternateContent>
          <mc:Choice Requires="wps">
            <w:drawing>
              <wp:anchor distT="0" distB="0" distL="114300" distR="114300" simplePos="0" relativeHeight="251694080" behindDoc="0" locked="0" layoutInCell="1" allowOverlap="1" wp14:anchorId="530172CC" wp14:editId="245B7CED">
                <wp:simplePos x="0" y="0"/>
                <wp:positionH relativeFrom="margin">
                  <wp:posOffset>-92075</wp:posOffset>
                </wp:positionH>
                <wp:positionV relativeFrom="paragraph">
                  <wp:posOffset>4340225</wp:posOffset>
                </wp:positionV>
                <wp:extent cx="1828800" cy="1828800"/>
                <wp:effectExtent l="0" t="0" r="0" b="0"/>
                <wp:wrapNone/>
                <wp:docPr id="116886720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9985FC" w14:textId="4989BD12" w:rsidR="007625B3" w:rsidRPr="00FD12A0" w:rsidRDefault="007625B3" w:rsidP="007625B3">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Details Of Customer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30172CC" id="_x0000_s1037" type="#_x0000_t202" style="position:absolute;margin-left:-7.25pt;margin-top:341.75pt;width:2in;height:2in;z-index:25169408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gGwDQIAACo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" filled="f" stroked="f">
                <v:textbox style="mso-fit-shape-to-text:t">
                  <w:txbxContent>
                    <w:p w14:paraId="179985FC" w14:textId="4989BD12" w:rsidR="007625B3" w:rsidRPr="00FD12A0" w:rsidRDefault="007625B3" w:rsidP="007625B3">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Details Of Customer</w:t>
                      </w:r>
                    </w:p>
                  </w:txbxContent>
                </v:textbox>
                <w10:wrap anchorx="margin"/>
              </v:shape>
            </w:pict>
          </mc:Fallback>
        </mc:AlternateContent>
      </w:r>
      <w:r>
        <w:rPr>
          <w:rFonts w:ascii="Microsoft Himalaya" w:hAnsi="Microsoft Himalaya" w:cs="Microsoft Himalaya"/>
          <w:noProof/>
          <w:sz w:val="44"/>
          <w:szCs w:val="44"/>
        </w:rPr>
        <w:drawing>
          <wp:anchor distT="0" distB="0" distL="114300" distR="114300" simplePos="0" relativeHeight="251692032" behindDoc="0" locked="0" layoutInCell="1" allowOverlap="1" wp14:anchorId="6A876164" wp14:editId="5830878B">
            <wp:simplePos x="0" y="0"/>
            <wp:positionH relativeFrom="margin">
              <wp:posOffset>-5080</wp:posOffset>
            </wp:positionH>
            <wp:positionV relativeFrom="paragraph">
              <wp:posOffset>53785</wp:posOffset>
            </wp:positionV>
            <wp:extent cx="5716270" cy="4124960"/>
            <wp:effectExtent l="19050" t="19050" r="17780" b="27940"/>
            <wp:wrapSquare wrapText="bothSides"/>
            <wp:docPr id="4090030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03069" name="Picture 409003069"/>
                    <pic:cNvPicPr/>
                  </pic:nvPicPr>
                  <pic:blipFill>
                    <a:blip r:embed="rId17">
                      <a:extLst>
                        <a:ext uri="{28A0092B-C50C-407E-A947-70E740481C1C}">
                          <a14:useLocalDpi xmlns:a14="http://schemas.microsoft.com/office/drawing/2010/main" val="0"/>
                        </a:ext>
                      </a:extLst>
                    </a:blip>
                    <a:stretch>
                      <a:fillRect/>
                    </a:stretch>
                  </pic:blipFill>
                  <pic:spPr>
                    <a:xfrm>
                      <a:off x="0" y="0"/>
                      <a:ext cx="5716270" cy="412496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rFonts w:ascii="Microsoft Himalaya" w:hAnsi="Microsoft Himalaya" w:cs="Microsoft Himalaya"/>
          <w:noProof/>
          <w:sz w:val="44"/>
          <w:szCs w:val="44"/>
        </w:rPr>
        <w:drawing>
          <wp:anchor distT="0" distB="0" distL="114300" distR="114300" simplePos="0" relativeHeight="251695104" behindDoc="0" locked="0" layoutInCell="1" allowOverlap="1" wp14:anchorId="78C6FC67" wp14:editId="279F3FE4">
            <wp:simplePos x="0" y="0"/>
            <wp:positionH relativeFrom="column">
              <wp:posOffset>-28575</wp:posOffset>
            </wp:positionH>
            <wp:positionV relativeFrom="paragraph">
              <wp:posOffset>4631500</wp:posOffset>
            </wp:positionV>
            <wp:extent cx="5692775" cy="4203700"/>
            <wp:effectExtent l="19050" t="19050" r="22225" b="25400"/>
            <wp:wrapSquare wrapText="bothSides"/>
            <wp:docPr id="1727076658"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76658" name="Picture 12"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692775" cy="42037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7625B3">
        <w:rPr>
          <w:noProof/>
        </w:rPr>
        <mc:AlternateContent>
          <mc:Choice Requires="wps">
            <w:drawing>
              <wp:anchor distT="0" distB="0" distL="114300" distR="114300" simplePos="0" relativeHeight="251691008" behindDoc="0" locked="0" layoutInCell="1" allowOverlap="1" wp14:anchorId="1702556C" wp14:editId="030BAD19">
                <wp:simplePos x="0" y="0"/>
                <wp:positionH relativeFrom="margin">
                  <wp:posOffset>-80645</wp:posOffset>
                </wp:positionH>
                <wp:positionV relativeFrom="paragraph">
                  <wp:posOffset>-259525</wp:posOffset>
                </wp:positionV>
                <wp:extent cx="1828800" cy="1828800"/>
                <wp:effectExtent l="0" t="0" r="0" b="0"/>
                <wp:wrapNone/>
                <wp:docPr id="210799648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2BF290" w14:textId="1D8ECB71" w:rsidR="007625B3" w:rsidRPr="00FD12A0" w:rsidRDefault="007625B3" w:rsidP="007625B3">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Fashion Bill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702556C" id="_x0000_s1038" type="#_x0000_t202" style="position:absolute;margin-left:-6.35pt;margin-top:-20.45pt;width:2in;height:2in;z-index:25169100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1jO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" filled="f" stroked="f">
                <v:textbox style="mso-fit-shape-to-text:t">
                  <w:txbxContent>
                    <w:p w14:paraId="732BF290" w14:textId="1D8ECB71" w:rsidR="007625B3" w:rsidRPr="00FD12A0" w:rsidRDefault="007625B3" w:rsidP="007625B3">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Fashion Bill</w:t>
                      </w:r>
                    </w:p>
                  </w:txbxContent>
                </v:textbox>
                <w10:wrap anchorx="margin"/>
              </v:shape>
            </w:pict>
          </mc:Fallback>
        </mc:AlternateContent>
      </w:r>
    </w:p>
    <w:p w14:paraId="2D2AE3B0" w14:textId="2515F3CD" w:rsidR="007625B3" w:rsidRDefault="00DA5EAC" w:rsidP="00D54901">
      <w:pPr>
        <w:jc w:val="left"/>
        <w:rPr>
          <w:rFonts w:ascii="Microsoft Himalaya" w:hAnsi="Microsoft Himalaya" w:cs="Microsoft Himalaya"/>
          <w:sz w:val="44"/>
          <w:szCs w:val="44"/>
        </w:rPr>
      </w:pPr>
      <w:r>
        <w:rPr>
          <w:rFonts w:ascii="Microsoft Himalaya" w:hAnsi="Microsoft Himalaya" w:cs="Microsoft Himalaya"/>
          <w:noProof/>
          <w:sz w:val="44"/>
          <w:szCs w:val="44"/>
        </w:rPr>
        <w:lastRenderedPageBreak/>
        <w:drawing>
          <wp:anchor distT="0" distB="0" distL="114300" distR="114300" simplePos="0" relativeHeight="251696128" behindDoc="0" locked="0" layoutInCell="1" allowOverlap="1" wp14:anchorId="4D08F85F" wp14:editId="70159338">
            <wp:simplePos x="0" y="0"/>
            <wp:positionH relativeFrom="column">
              <wp:posOffset>-76200</wp:posOffset>
            </wp:positionH>
            <wp:positionV relativeFrom="paragraph">
              <wp:posOffset>147765</wp:posOffset>
            </wp:positionV>
            <wp:extent cx="5775960" cy="4206240"/>
            <wp:effectExtent l="19050" t="19050" r="15240" b="22860"/>
            <wp:wrapSquare wrapText="bothSides"/>
            <wp:docPr id="139754704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7044" name="Picture 14"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75960" cy="420624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7625B3">
        <w:rPr>
          <w:rFonts w:ascii="Microsoft Himalaya" w:hAnsi="Microsoft Himalaya" w:cs="Microsoft Himalaya"/>
          <w:noProof/>
          <w:sz w:val="44"/>
          <w:szCs w:val="44"/>
        </w:rPr>
        <w:drawing>
          <wp:anchor distT="0" distB="0" distL="114300" distR="114300" simplePos="0" relativeHeight="251699200" behindDoc="0" locked="0" layoutInCell="1" allowOverlap="1" wp14:anchorId="56E47F37" wp14:editId="6FBBC0AE">
            <wp:simplePos x="0" y="0"/>
            <wp:positionH relativeFrom="margin">
              <wp:posOffset>-70675</wp:posOffset>
            </wp:positionH>
            <wp:positionV relativeFrom="paragraph">
              <wp:posOffset>4535170</wp:posOffset>
            </wp:positionV>
            <wp:extent cx="5747385" cy="4108450"/>
            <wp:effectExtent l="19050" t="19050" r="24765" b="25400"/>
            <wp:wrapSquare wrapText="bothSides"/>
            <wp:docPr id="1214420509"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20509" name="Picture 16"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47385" cy="410845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7625B3">
        <w:rPr>
          <w:noProof/>
        </w:rPr>
        <mc:AlternateContent>
          <mc:Choice Requires="wps">
            <w:drawing>
              <wp:anchor distT="0" distB="0" distL="114300" distR="114300" simplePos="0" relativeHeight="251701248" behindDoc="0" locked="0" layoutInCell="1" allowOverlap="1" wp14:anchorId="60AC1D0C" wp14:editId="5636D6EA">
                <wp:simplePos x="0" y="0"/>
                <wp:positionH relativeFrom="margin">
                  <wp:posOffset>0</wp:posOffset>
                </wp:positionH>
                <wp:positionV relativeFrom="paragraph">
                  <wp:posOffset>4330065</wp:posOffset>
                </wp:positionV>
                <wp:extent cx="1828800" cy="1828800"/>
                <wp:effectExtent l="0" t="0" r="0" b="0"/>
                <wp:wrapNone/>
                <wp:docPr id="23650740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62218A1" w14:textId="6062C235" w:rsidR="007625B3" w:rsidRPr="00FD12A0" w:rsidRDefault="007625B3" w:rsidP="007625B3">
                            <w:pPr>
                              <w:rPr>
                                <w:rFonts w:ascii="Microsoft Himalaya" w:hAnsi="Microsoft Himalaya" w:cs="Microsoft Himalaya"/>
                                <w:noProof/>
                                <w:sz w:val="44"/>
                                <w:szCs w:val="44"/>
                                <w:lang w:val="en-US"/>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0AC1D0C" id="_x0000_s1039" type="#_x0000_t202" style="position:absolute;margin-left:0;margin-top:340.95pt;width:2in;height:2in;z-index:25170124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9SDg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" filled="f" stroked="f">
                <v:textbox style="mso-fit-shape-to-text:t">
                  <w:txbxContent>
                    <w:p w14:paraId="162218A1" w14:textId="6062C235" w:rsidR="007625B3" w:rsidRPr="00FD12A0" w:rsidRDefault="007625B3" w:rsidP="007625B3">
                      <w:pPr>
                        <w:rPr>
                          <w:rFonts w:ascii="Microsoft Himalaya" w:hAnsi="Microsoft Himalaya" w:cs="Microsoft Himalaya"/>
                          <w:noProof/>
                          <w:sz w:val="44"/>
                          <w:szCs w:val="44"/>
                          <w:lang w:val="en-US"/>
                          <w14:textOutline w14:w="0" w14:cap="flat" w14:cmpd="sng" w14:algn="ctr">
                            <w14:noFill/>
                            <w14:prstDash w14:val="solid"/>
                            <w14:round/>
                          </w14:textOutline>
                        </w:rPr>
                      </w:pPr>
                    </w:p>
                  </w:txbxContent>
                </v:textbox>
                <w10:wrap anchorx="margin"/>
              </v:shape>
            </w:pict>
          </mc:Fallback>
        </mc:AlternateContent>
      </w:r>
      <w:r w:rsidR="007625B3">
        <w:rPr>
          <w:noProof/>
        </w:rPr>
        <mc:AlternateContent>
          <mc:Choice Requires="wps">
            <w:drawing>
              <wp:anchor distT="0" distB="0" distL="114300" distR="114300" simplePos="0" relativeHeight="251698176" behindDoc="0" locked="0" layoutInCell="1" allowOverlap="1" wp14:anchorId="778A2249" wp14:editId="7A3F1E43">
                <wp:simplePos x="0" y="0"/>
                <wp:positionH relativeFrom="margin">
                  <wp:posOffset>-105410</wp:posOffset>
                </wp:positionH>
                <wp:positionV relativeFrom="paragraph">
                  <wp:posOffset>-176085</wp:posOffset>
                </wp:positionV>
                <wp:extent cx="1828800" cy="1828800"/>
                <wp:effectExtent l="0" t="0" r="0" b="0"/>
                <wp:wrapNone/>
                <wp:docPr id="6126349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81B5FD4" w14:textId="7FAB7B27" w:rsidR="007625B3" w:rsidRPr="00FD12A0" w:rsidRDefault="007625B3" w:rsidP="007625B3">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Total Bill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A2249" id="_x0000_s1040" type="#_x0000_t202" style="position:absolute;margin-left:-8.3pt;margin-top:-13.85pt;width:2in;height:2in;z-index:25169817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esy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" filled="f" stroked="f">
                <v:textbox style="mso-fit-shape-to-text:t">
                  <w:txbxContent>
                    <w:p w14:paraId="481B5FD4" w14:textId="7FAB7B27" w:rsidR="007625B3" w:rsidRPr="00FD12A0" w:rsidRDefault="007625B3" w:rsidP="007625B3">
                      <w:pPr>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Total Bill</w:t>
                      </w:r>
                    </w:p>
                  </w:txbxContent>
                </v:textbox>
                <w10:wrap anchorx="margin"/>
              </v:shape>
            </w:pict>
          </mc:Fallback>
        </mc:AlternateContent>
      </w:r>
      <w:r w:rsidR="00615914">
        <w:rPr>
          <w:rFonts w:ascii="Microsoft Himalaya" w:hAnsi="Microsoft Himalaya" w:cs="Microsoft Himalaya"/>
          <w:sz w:val="44"/>
          <w:szCs w:val="44"/>
        </w:rPr>
        <w:br w:type="page"/>
      </w:r>
    </w:p>
    <w:p w14:paraId="47321ED4" w14:textId="2635E688" w:rsidR="007625B3" w:rsidRDefault="00DA5EAC" w:rsidP="00D54901">
      <w:pPr>
        <w:jc w:val="left"/>
        <w:rPr>
          <w:rFonts w:ascii="Microsoft Himalaya" w:hAnsi="Microsoft Himalaya" w:cs="Microsoft Himalaya"/>
          <w:sz w:val="44"/>
          <w:szCs w:val="44"/>
        </w:rPr>
      </w:pPr>
      <w:r>
        <w:rPr>
          <w:rFonts w:ascii="Microsoft Himalaya" w:hAnsi="Microsoft Himalaya" w:cs="Microsoft Himalaya"/>
          <w:noProof/>
          <w:sz w:val="44"/>
          <w:szCs w:val="44"/>
        </w:rPr>
        <w:lastRenderedPageBreak/>
        <w:drawing>
          <wp:anchor distT="0" distB="0" distL="114300" distR="114300" simplePos="0" relativeHeight="251702272" behindDoc="0" locked="0" layoutInCell="1" allowOverlap="1" wp14:anchorId="26F28779" wp14:editId="47BA6F7B">
            <wp:simplePos x="0" y="0"/>
            <wp:positionH relativeFrom="margin">
              <wp:posOffset>-100330</wp:posOffset>
            </wp:positionH>
            <wp:positionV relativeFrom="paragraph">
              <wp:posOffset>112205</wp:posOffset>
            </wp:positionV>
            <wp:extent cx="5977890" cy="4123055"/>
            <wp:effectExtent l="19050" t="19050" r="22860" b="10795"/>
            <wp:wrapSquare wrapText="bothSides"/>
            <wp:docPr id="152046686"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6686" name="Picture 18"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77890" cy="412305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AB5279">
        <w:rPr>
          <w:noProof/>
        </w:rPr>
        <mc:AlternateContent>
          <mc:Choice Requires="wps">
            <w:drawing>
              <wp:anchor distT="0" distB="0" distL="114300" distR="114300" simplePos="0" relativeHeight="251707392" behindDoc="0" locked="0" layoutInCell="1" allowOverlap="1" wp14:anchorId="6BC9ADFB" wp14:editId="4960EB79">
                <wp:simplePos x="0" y="0"/>
                <wp:positionH relativeFrom="margin">
                  <wp:posOffset>-127000</wp:posOffset>
                </wp:positionH>
                <wp:positionV relativeFrom="paragraph">
                  <wp:posOffset>4442905</wp:posOffset>
                </wp:positionV>
                <wp:extent cx="1828800" cy="1828800"/>
                <wp:effectExtent l="0" t="0" r="0" b="0"/>
                <wp:wrapNone/>
                <wp:docPr id="143378111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0FB5B4" w14:textId="3AB2B55A" w:rsidR="00AB5279" w:rsidRPr="00FD12A0" w:rsidRDefault="00AB5279" w:rsidP="00AB5279">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 Exit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BC9ADFB" id="_x0000_s1041" type="#_x0000_t202" style="position:absolute;margin-left:-10pt;margin-top:349.85pt;width:2in;height:2in;z-index:25170739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AyuDgIAACo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" filled="f" stroked="f">
                <v:textbox style="mso-fit-shape-to-text:t">
                  <w:txbxContent>
                    <w:p w14:paraId="270FB5B4" w14:textId="3AB2B55A" w:rsidR="00AB5279" w:rsidRPr="00FD12A0" w:rsidRDefault="00AB5279" w:rsidP="00AB5279">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 Exit</w:t>
                      </w:r>
                    </w:p>
                  </w:txbxContent>
                </v:textbox>
                <w10:wrap anchorx="margin"/>
              </v:shape>
            </w:pict>
          </mc:Fallback>
        </mc:AlternateContent>
      </w:r>
      <w:r w:rsidR="00AB5279">
        <w:rPr>
          <w:rFonts w:ascii="Microsoft Himalaya" w:hAnsi="Microsoft Himalaya" w:cs="Microsoft Himalaya"/>
          <w:noProof/>
          <w:sz w:val="44"/>
          <w:szCs w:val="44"/>
        </w:rPr>
        <w:drawing>
          <wp:anchor distT="0" distB="0" distL="114300" distR="114300" simplePos="0" relativeHeight="251705344" behindDoc="0" locked="0" layoutInCell="1" allowOverlap="1" wp14:anchorId="219DADE3" wp14:editId="7CD9BDDA">
            <wp:simplePos x="0" y="0"/>
            <wp:positionH relativeFrom="margin">
              <wp:posOffset>-47625</wp:posOffset>
            </wp:positionH>
            <wp:positionV relativeFrom="paragraph">
              <wp:posOffset>4736465</wp:posOffset>
            </wp:positionV>
            <wp:extent cx="5806440" cy="4123690"/>
            <wp:effectExtent l="19050" t="19050" r="22860" b="10160"/>
            <wp:wrapSquare wrapText="bothSides"/>
            <wp:docPr id="1681879493"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79493" name="Picture 19"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806440" cy="412369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AB5279">
        <w:rPr>
          <w:noProof/>
        </w:rPr>
        <mc:AlternateContent>
          <mc:Choice Requires="wps">
            <w:drawing>
              <wp:anchor distT="0" distB="0" distL="114300" distR="114300" simplePos="0" relativeHeight="251704320" behindDoc="0" locked="0" layoutInCell="1" allowOverlap="1" wp14:anchorId="61A9400C" wp14:editId="7E4B8243">
                <wp:simplePos x="0" y="0"/>
                <wp:positionH relativeFrom="margin">
                  <wp:posOffset>-163005</wp:posOffset>
                </wp:positionH>
                <wp:positionV relativeFrom="paragraph">
                  <wp:posOffset>-203200</wp:posOffset>
                </wp:positionV>
                <wp:extent cx="1828800" cy="1828800"/>
                <wp:effectExtent l="0" t="0" r="0" b="0"/>
                <wp:wrapNone/>
                <wp:docPr id="31402985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E1F08A1" w14:textId="0AAABE25" w:rsidR="00AB5279" w:rsidRPr="00FD12A0" w:rsidRDefault="00AB5279" w:rsidP="00AB5279">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Old Bill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1A9400C" id="_x0000_s1042" type="#_x0000_t202" style="position:absolute;margin-left:-12.85pt;margin-top:-16pt;width:2in;height:2in;z-index:25170432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VXQDgIAACo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" filled="f" stroked="f">
                <v:textbox style="mso-fit-shape-to-text:t">
                  <w:txbxContent>
                    <w:p w14:paraId="7E1F08A1" w14:textId="0AAABE25" w:rsidR="00AB5279" w:rsidRPr="00FD12A0" w:rsidRDefault="00AB5279" w:rsidP="00AB5279">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Old Bill</w:t>
                      </w:r>
                    </w:p>
                  </w:txbxContent>
                </v:textbox>
                <w10:wrap anchorx="margin"/>
              </v:shape>
            </w:pict>
          </mc:Fallback>
        </mc:AlternateContent>
      </w:r>
    </w:p>
    <w:p w14:paraId="7587D7FD" w14:textId="0377598C" w:rsidR="007625B3" w:rsidRDefault="001F0F3D" w:rsidP="00AB5279">
      <w:pPr>
        <w:jc w:val="left"/>
        <w:rPr>
          <w:rFonts w:ascii="Microsoft Himalaya" w:hAnsi="Microsoft Himalaya" w:cs="Microsoft Himalaya"/>
          <w:sz w:val="44"/>
          <w:szCs w:val="44"/>
        </w:rPr>
      </w:pPr>
      <w:r>
        <w:rPr>
          <w:noProof/>
        </w:rPr>
        <w:lastRenderedPageBreak/>
        <mc:AlternateContent>
          <mc:Choice Requires="wps">
            <w:drawing>
              <wp:anchor distT="0" distB="0" distL="114300" distR="114300" simplePos="0" relativeHeight="251717632" behindDoc="0" locked="0" layoutInCell="1" allowOverlap="1" wp14:anchorId="14B2FF11" wp14:editId="3A85CB17">
                <wp:simplePos x="0" y="0"/>
                <wp:positionH relativeFrom="margin">
                  <wp:posOffset>-166494</wp:posOffset>
                </wp:positionH>
                <wp:positionV relativeFrom="paragraph">
                  <wp:posOffset>4368800</wp:posOffset>
                </wp:positionV>
                <wp:extent cx="1828800" cy="1828800"/>
                <wp:effectExtent l="0" t="0" r="0" b="0"/>
                <wp:wrapNone/>
                <wp:docPr id="84195058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31A8816" w14:textId="7632193F" w:rsidR="001F0F3D" w:rsidRPr="00FD12A0" w:rsidRDefault="001F0F3D" w:rsidP="001F0F3D">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 Table Structure 1 &amp;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4B2FF11" id="_x0000_s1043" type="#_x0000_t202" style="position:absolute;margin-left:-13.1pt;margin-top:344pt;width:2in;height:2in;z-index:25171763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JMDgIAACo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" filled="f" stroked="f">
                <v:textbox style="mso-fit-shape-to-text:t">
                  <w:txbxContent>
                    <w:p w14:paraId="331A8816" w14:textId="7632193F" w:rsidR="001F0F3D" w:rsidRPr="00FD12A0" w:rsidRDefault="001F0F3D" w:rsidP="001F0F3D">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 Table Structure 1 &amp; 2</w:t>
                      </w:r>
                    </w:p>
                  </w:txbxContent>
                </v:textbox>
                <w10:wrap anchorx="margin"/>
              </v:shape>
            </w:pict>
          </mc:Fallback>
        </mc:AlternateContent>
      </w:r>
      <w:r>
        <w:rPr>
          <w:noProof/>
        </w:rPr>
        <mc:AlternateContent>
          <mc:Choice Requires="wps">
            <w:drawing>
              <wp:anchor distT="0" distB="0" distL="114300" distR="114300" simplePos="0" relativeHeight="251715584" behindDoc="0" locked="0" layoutInCell="1" allowOverlap="1" wp14:anchorId="15BEDBCB" wp14:editId="2A5251D8">
                <wp:simplePos x="0" y="0"/>
                <wp:positionH relativeFrom="margin">
                  <wp:posOffset>1816726</wp:posOffset>
                </wp:positionH>
                <wp:positionV relativeFrom="paragraph">
                  <wp:posOffset>-236921</wp:posOffset>
                </wp:positionV>
                <wp:extent cx="1662545" cy="1828800"/>
                <wp:effectExtent l="0" t="0" r="0" b="0"/>
                <wp:wrapNone/>
                <wp:docPr id="39726658" name="Text Box 1"/>
                <wp:cNvGraphicFramePr/>
                <a:graphic xmlns:a="http://schemas.openxmlformats.org/drawingml/2006/main">
                  <a:graphicData uri="http://schemas.microsoft.com/office/word/2010/wordprocessingShape">
                    <wps:wsp>
                      <wps:cNvSpPr txBox="1"/>
                      <wps:spPr>
                        <a:xfrm>
                          <a:off x="0" y="0"/>
                          <a:ext cx="1662545" cy="1828800"/>
                        </a:xfrm>
                        <a:prstGeom prst="rect">
                          <a:avLst/>
                        </a:prstGeom>
                        <a:noFill/>
                        <a:ln>
                          <a:noFill/>
                        </a:ln>
                      </wps:spPr>
                      <wps:txbx>
                        <w:txbxContent>
                          <w:p w14:paraId="390D26D1" w14:textId="107DC9EE" w:rsidR="001F0F3D" w:rsidRPr="00FD12A0" w:rsidRDefault="001F0F3D" w:rsidP="001F0F3D">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MYSQL Database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BEDBCB" id="_x0000_s1044" type="#_x0000_t202" style="position:absolute;margin-left:143.05pt;margin-top:-18.65pt;width:130.9pt;height:2in;z-index:251715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" filled="f" stroked="f">
                <v:textbox style="mso-fit-shape-to-text:t">
                  <w:txbxContent>
                    <w:p w14:paraId="390D26D1" w14:textId="107DC9EE" w:rsidR="001F0F3D" w:rsidRPr="00FD12A0" w:rsidRDefault="001F0F3D" w:rsidP="001F0F3D">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MYSQL Database </w:t>
                      </w:r>
                    </w:p>
                  </w:txbxContent>
                </v:textbox>
                <w10:wrap anchorx="margin"/>
              </v:shape>
            </w:pict>
          </mc:Fallback>
        </mc:AlternateContent>
      </w:r>
      <w:r>
        <w:rPr>
          <w:rFonts w:ascii="Microsoft Himalaya" w:hAnsi="Microsoft Himalaya" w:cs="Microsoft Himalaya"/>
          <w:noProof/>
          <w:sz w:val="44"/>
          <w:szCs w:val="44"/>
        </w:rPr>
        <w:drawing>
          <wp:anchor distT="0" distB="0" distL="114300" distR="114300" simplePos="0" relativeHeight="251709440" behindDoc="0" locked="0" layoutInCell="1" allowOverlap="1" wp14:anchorId="1CC9EFC8" wp14:editId="47115F4B">
            <wp:simplePos x="0" y="0"/>
            <wp:positionH relativeFrom="margin">
              <wp:posOffset>-16576</wp:posOffset>
            </wp:positionH>
            <wp:positionV relativeFrom="paragraph">
              <wp:posOffset>4669163</wp:posOffset>
            </wp:positionV>
            <wp:extent cx="4714187" cy="4163384"/>
            <wp:effectExtent l="19050" t="19050" r="10795" b="27940"/>
            <wp:wrapSquare wrapText="bothSides"/>
            <wp:docPr id="1145132816"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2816" name="Picture 21"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714187" cy="4163384"/>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rFonts w:ascii="Microsoft Himalaya" w:hAnsi="Microsoft Himalaya" w:cs="Microsoft Himalaya"/>
          <w:noProof/>
          <w:sz w:val="44"/>
          <w:szCs w:val="44"/>
        </w:rPr>
        <w:drawing>
          <wp:anchor distT="0" distB="0" distL="114300" distR="114300" simplePos="0" relativeHeight="251708416" behindDoc="0" locked="0" layoutInCell="1" allowOverlap="1" wp14:anchorId="5EB8D3D6" wp14:editId="11CEDF94">
            <wp:simplePos x="0" y="0"/>
            <wp:positionH relativeFrom="margin">
              <wp:posOffset>-40640</wp:posOffset>
            </wp:positionH>
            <wp:positionV relativeFrom="paragraph">
              <wp:posOffset>173355</wp:posOffset>
            </wp:positionV>
            <wp:extent cx="4707255" cy="3890645"/>
            <wp:effectExtent l="19050" t="19050" r="17145" b="14605"/>
            <wp:wrapSquare wrapText="bothSides"/>
            <wp:docPr id="3970667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66748" name="Picture 397066748"/>
                    <pic:cNvPicPr/>
                  </pic:nvPicPr>
                  <pic:blipFill>
                    <a:blip r:embed="rId23">
                      <a:extLst>
                        <a:ext uri="{28A0092B-C50C-407E-A947-70E740481C1C}">
                          <a14:useLocalDpi xmlns:a14="http://schemas.microsoft.com/office/drawing/2010/main" val="0"/>
                        </a:ext>
                      </a:extLst>
                    </a:blip>
                    <a:stretch>
                      <a:fillRect/>
                    </a:stretch>
                  </pic:blipFill>
                  <pic:spPr>
                    <a:xfrm>
                      <a:off x="0" y="0"/>
                      <a:ext cx="4707255" cy="389064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7625B3">
        <w:rPr>
          <w:rFonts w:ascii="Microsoft Himalaya" w:hAnsi="Microsoft Himalaya" w:cs="Microsoft Himalaya"/>
          <w:sz w:val="44"/>
          <w:szCs w:val="44"/>
        </w:rPr>
        <w:br w:type="page"/>
      </w:r>
    </w:p>
    <w:p w14:paraId="35B59FED" w14:textId="178D788B" w:rsidR="001F0F3D" w:rsidRDefault="001F0F3D">
      <w:pPr>
        <w:rPr>
          <w:rFonts w:ascii="Microsoft Himalaya" w:hAnsi="Microsoft Himalaya" w:cs="Microsoft Himalaya"/>
          <w:noProof/>
          <w:sz w:val="44"/>
          <w:szCs w:val="44"/>
        </w:rPr>
      </w:pPr>
      <w:r>
        <w:rPr>
          <w:noProof/>
        </w:rPr>
        <w:lastRenderedPageBreak/>
        <mc:AlternateContent>
          <mc:Choice Requires="wps">
            <w:drawing>
              <wp:anchor distT="0" distB="0" distL="114300" distR="114300" simplePos="0" relativeHeight="251721728" behindDoc="0" locked="0" layoutInCell="1" allowOverlap="1" wp14:anchorId="29562A77" wp14:editId="028ACEB1">
                <wp:simplePos x="0" y="0"/>
                <wp:positionH relativeFrom="page">
                  <wp:posOffset>740789</wp:posOffset>
                </wp:positionH>
                <wp:positionV relativeFrom="paragraph">
                  <wp:posOffset>4381500</wp:posOffset>
                </wp:positionV>
                <wp:extent cx="1828800" cy="1828800"/>
                <wp:effectExtent l="0" t="0" r="0" b="0"/>
                <wp:wrapNone/>
                <wp:docPr id="86448964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A41E9A" w14:textId="5EBE2648" w:rsidR="001F0F3D" w:rsidRPr="00FD12A0" w:rsidRDefault="001F0F3D" w:rsidP="001F0F3D">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 Table Structure  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9562A77" id="_x0000_s1045" type="#_x0000_t202" style="position:absolute;left:0;text-align:left;margin-left:58.35pt;margin-top:345pt;width:2in;height:2in;z-index:25172172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" filled="f" stroked="f">
                <v:textbox style="mso-fit-shape-to-text:t">
                  <w:txbxContent>
                    <w:p w14:paraId="39A41E9A" w14:textId="5EBE2648" w:rsidR="001F0F3D" w:rsidRPr="00FD12A0" w:rsidRDefault="001F0F3D" w:rsidP="001F0F3D">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 Table Structure  7</w:t>
                      </w:r>
                    </w:p>
                  </w:txbxContent>
                </v:textbox>
                <w10:wrap anchorx="page"/>
              </v:shape>
            </w:pict>
          </mc:Fallback>
        </mc:AlternateContent>
      </w:r>
      <w:r>
        <w:rPr>
          <w:noProof/>
        </w:rPr>
        <mc:AlternateContent>
          <mc:Choice Requires="wps">
            <w:drawing>
              <wp:anchor distT="0" distB="0" distL="114300" distR="114300" simplePos="0" relativeHeight="251719680" behindDoc="0" locked="0" layoutInCell="1" allowOverlap="1" wp14:anchorId="372F87C6" wp14:editId="1224BCC8">
                <wp:simplePos x="0" y="0"/>
                <wp:positionH relativeFrom="margin">
                  <wp:posOffset>-183960</wp:posOffset>
                </wp:positionH>
                <wp:positionV relativeFrom="paragraph">
                  <wp:posOffset>-248285</wp:posOffset>
                </wp:positionV>
                <wp:extent cx="1828800" cy="1828800"/>
                <wp:effectExtent l="0" t="0" r="0" b="0"/>
                <wp:wrapNone/>
                <wp:docPr id="74230371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53DF7AE" w14:textId="7798BD53" w:rsidR="001F0F3D" w:rsidRPr="00FD12A0" w:rsidRDefault="001F0F3D" w:rsidP="001F0F3D">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 Table Structure 3,4,5 &amp; 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72F87C6" id="_x0000_s1046" type="#_x0000_t202" style="position:absolute;left:0;text-align:left;margin-left:-14.5pt;margin-top:-19.55pt;width:2in;height:2in;z-index:25171968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" filled="f" stroked="f">
                <v:textbox style="mso-fit-shape-to-text:t">
                  <w:txbxContent>
                    <w:p w14:paraId="653DF7AE" w14:textId="7798BD53" w:rsidR="001F0F3D" w:rsidRPr="00FD12A0" w:rsidRDefault="001F0F3D" w:rsidP="001F0F3D">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 Table Structure 3,4,5 &amp; 6</w:t>
                      </w:r>
                    </w:p>
                  </w:txbxContent>
                </v:textbox>
                <w10:wrap anchorx="margin"/>
              </v:shape>
            </w:pict>
          </mc:Fallback>
        </mc:AlternateContent>
      </w:r>
      <w:r>
        <w:rPr>
          <w:rFonts w:ascii="Microsoft Himalaya" w:hAnsi="Microsoft Himalaya" w:cs="Microsoft Himalaya"/>
          <w:noProof/>
          <w:sz w:val="44"/>
          <w:szCs w:val="44"/>
        </w:rPr>
        <w:drawing>
          <wp:anchor distT="0" distB="0" distL="114300" distR="114300" simplePos="0" relativeHeight="251711488" behindDoc="0" locked="0" layoutInCell="1" allowOverlap="1" wp14:anchorId="0B99EFE0" wp14:editId="40532EE9">
            <wp:simplePos x="0" y="0"/>
            <wp:positionH relativeFrom="column">
              <wp:posOffset>-28575</wp:posOffset>
            </wp:positionH>
            <wp:positionV relativeFrom="paragraph">
              <wp:posOffset>4662805</wp:posOffset>
            </wp:positionV>
            <wp:extent cx="4718685" cy="4167505"/>
            <wp:effectExtent l="19050" t="19050" r="24765" b="23495"/>
            <wp:wrapSquare wrapText="bothSides"/>
            <wp:docPr id="953628892"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28892" name="Picture 23"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718685" cy="416750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rFonts w:ascii="Microsoft Himalaya" w:hAnsi="Microsoft Himalaya" w:cs="Microsoft Himalaya"/>
          <w:noProof/>
          <w:sz w:val="44"/>
          <w:szCs w:val="44"/>
        </w:rPr>
        <w:drawing>
          <wp:anchor distT="0" distB="0" distL="114300" distR="114300" simplePos="0" relativeHeight="251710464" behindDoc="0" locked="0" layoutInCell="1" allowOverlap="1" wp14:anchorId="5E720D4A" wp14:editId="01A966F2">
            <wp:simplePos x="0" y="0"/>
            <wp:positionH relativeFrom="page">
              <wp:posOffset>897255</wp:posOffset>
            </wp:positionH>
            <wp:positionV relativeFrom="paragraph">
              <wp:posOffset>19050</wp:posOffset>
            </wp:positionV>
            <wp:extent cx="4778375" cy="4070985"/>
            <wp:effectExtent l="19050" t="19050" r="22225" b="24765"/>
            <wp:wrapSquare wrapText="bothSides"/>
            <wp:docPr id="1761187594"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87594" name="Picture 22"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778375" cy="407098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rFonts w:ascii="Microsoft Himalaya" w:hAnsi="Microsoft Himalaya" w:cs="Microsoft Himalaya"/>
          <w:noProof/>
          <w:sz w:val="44"/>
          <w:szCs w:val="44"/>
        </w:rPr>
        <w:br w:type="page"/>
      </w:r>
    </w:p>
    <w:p w14:paraId="42755BFC" w14:textId="67C4CFEA" w:rsidR="001F0F3D" w:rsidRDefault="001F0F3D">
      <w:pPr>
        <w:rPr>
          <w:rFonts w:ascii="Microsoft Himalaya" w:hAnsi="Microsoft Himalaya" w:cs="Microsoft Himalaya"/>
          <w:sz w:val="44"/>
          <w:szCs w:val="44"/>
        </w:rPr>
      </w:pPr>
      <w:r>
        <w:rPr>
          <w:noProof/>
        </w:rPr>
        <w:lastRenderedPageBreak/>
        <mc:AlternateContent>
          <mc:Choice Requires="wps">
            <w:drawing>
              <wp:anchor distT="0" distB="0" distL="114300" distR="114300" simplePos="0" relativeHeight="251723776" behindDoc="0" locked="0" layoutInCell="1" allowOverlap="1" wp14:anchorId="046926D8" wp14:editId="23E82519">
                <wp:simplePos x="0" y="0"/>
                <wp:positionH relativeFrom="margin">
                  <wp:posOffset>-189230</wp:posOffset>
                </wp:positionH>
                <wp:positionV relativeFrom="paragraph">
                  <wp:posOffset>-164655</wp:posOffset>
                </wp:positionV>
                <wp:extent cx="1828800" cy="1828800"/>
                <wp:effectExtent l="0" t="0" r="0" b="0"/>
                <wp:wrapNone/>
                <wp:docPr id="49255369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51DDBD" w14:textId="2A001C7B" w:rsidR="001F0F3D" w:rsidRPr="00FD12A0" w:rsidRDefault="001F0F3D" w:rsidP="001F0F3D">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 Data Created </w:t>
                            </w:r>
                            <w:r w:rsidR="00DA5EAC">
                              <w:rPr>
                                <w:rFonts w:ascii="Microsoft Himalaya" w:hAnsi="Microsoft Himalaya" w:cs="Microsoft Himalaya"/>
                                <w:noProof/>
                                <w:sz w:val="44"/>
                                <w:szCs w:val="44"/>
                                <w:lang w:val="en-US"/>
                                <w14:textOutline w14:w="0" w14:cap="flat" w14:cmpd="sng" w14:algn="ctr">
                                  <w14:noFill/>
                                  <w14:prstDash w14:val="solid"/>
                                  <w14:round/>
                                </w14:textOutline>
                              </w:rPr>
                              <w:t>through</w:t>
                            </w:r>
                            <w:r>
                              <w:rPr>
                                <w:rFonts w:ascii="Microsoft Himalaya" w:hAnsi="Microsoft Himalaya" w:cs="Microsoft Himalaya"/>
                                <w:noProof/>
                                <w:sz w:val="44"/>
                                <w:szCs w:val="44"/>
                                <w:lang w:val="en-US"/>
                                <w14:textOutline w14:w="0" w14:cap="flat" w14:cmpd="sng" w14:algn="ctr">
                                  <w14:noFill/>
                                  <w14:prstDash w14:val="solid"/>
                                  <w14:round/>
                                </w14:textOutline>
                              </w:rPr>
                              <w:t xml:space="preserve"> MYSQL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46926D8" id="_x0000_s1047" type="#_x0000_t202" style="position:absolute;left:0;text-align:left;margin-left:-14.9pt;margin-top:-12.95pt;width:2in;height:2in;z-index:25172377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" filled="f" stroked="f">
                <v:textbox style="mso-fit-shape-to-text:t">
                  <w:txbxContent>
                    <w:p w14:paraId="4051DDBD" w14:textId="2A001C7B" w:rsidR="001F0F3D" w:rsidRPr="00FD12A0" w:rsidRDefault="001F0F3D" w:rsidP="001F0F3D">
                      <w:pPr>
                        <w:jc w:val="both"/>
                        <w:rPr>
                          <w:rFonts w:ascii="Microsoft Himalaya" w:hAnsi="Microsoft Himalaya" w:cs="Microsoft Himalaya"/>
                          <w:noProof/>
                          <w:sz w:val="44"/>
                          <w:szCs w:val="44"/>
                          <w:lang w:val="en-US"/>
                          <w14:textOutline w14:w="0" w14:cap="flat" w14:cmpd="sng" w14:algn="ctr">
                            <w14:noFill/>
                            <w14:prstDash w14:val="solid"/>
                            <w14:round/>
                          </w14:textOutline>
                        </w:rPr>
                      </w:pPr>
                      <w:r>
                        <w:rPr>
                          <w:rFonts w:ascii="Microsoft Himalaya" w:hAnsi="Microsoft Himalaya" w:cs="Microsoft Himalaya"/>
                          <w:noProof/>
                          <w:sz w:val="44"/>
                          <w:szCs w:val="44"/>
                          <w:lang w:val="en-US"/>
                          <w14:textOutline w14:w="0" w14:cap="flat" w14:cmpd="sng" w14:algn="ctr">
                            <w14:noFill/>
                            <w14:prstDash w14:val="solid"/>
                            <w14:round/>
                          </w14:textOutline>
                        </w:rPr>
                        <w:t xml:space="preserve"> Data Created </w:t>
                      </w:r>
                      <w:r w:rsidR="00DA5EAC">
                        <w:rPr>
                          <w:rFonts w:ascii="Microsoft Himalaya" w:hAnsi="Microsoft Himalaya" w:cs="Microsoft Himalaya"/>
                          <w:noProof/>
                          <w:sz w:val="44"/>
                          <w:szCs w:val="44"/>
                          <w:lang w:val="en-US"/>
                          <w14:textOutline w14:w="0" w14:cap="flat" w14:cmpd="sng" w14:algn="ctr">
                            <w14:noFill/>
                            <w14:prstDash w14:val="solid"/>
                            <w14:round/>
                          </w14:textOutline>
                        </w:rPr>
                        <w:t>through</w:t>
                      </w:r>
                      <w:r>
                        <w:rPr>
                          <w:rFonts w:ascii="Microsoft Himalaya" w:hAnsi="Microsoft Himalaya" w:cs="Microsoft Himalaya"/>
                          <w:noProof/>
                          <w:sz w:val="44"/>
                          <w:szCs w:val="44"/>
                          <w:lang w:val="en-US"/>
                          <w14:textOutline w14:w="0" w14:cap="flat" w14:cmpd="sng" w14:algn="ctr">
                            <w14:noFill/>
                            <w14:prstDash w14:val="solid"/>
                            <w14:round/>
                          </w14:textOutline>
                        </w:rPr>
                        <w:t xml:space="preserve"> MYSQL</w:t>
                      </w:r>
                    </w:p>
                  </w:txbxContent>
                </v:textbox>
                <w10:wrap anchorx="margin"/>
              </v:shape>
            </w:pict>
          </mc:Fallback>
        </mc:AlternateContent>
      </w:r>
      <w:r>
        <w:rPr>
          <w:rFonts w:ascii="Microsoft Himalaya" w:hAnsi="Microsoft Himalaya" w:cs="Microsoft Himalaya"/>
          <w:noProof/>
          <w:sz w:val="44"/>
          <w:szCs w:val="44"/>
        </w:rPr>
        <w:drawing>
          <wp:anchor distT="0" distB="0" distL="114300" distR="114300" simplePos="0" relativeHeight="251712512" behindDoc="0" locked="0" layoutInCell="1" allowOverlap="1" wp14:anchorId="119190FA" wp14:editId="6B94A384">
            <wp:simplePos x="0" y="0"/>
            <wp:positionH relativeFrom="margin">
              <wp:posOffset>-63500</wp:posOffset>
            </wp:positionH>
            <wp:positionV relativeFrom="paragraph">
              <wp:posOffset>169990</wp:posOffset>
            </wp:positionV>
            <wp:extent cx="4920615" cy="4242435"/>
            <wp:effectExtent l="19050" t="19050" r="13335" b="24765"/>
            <wp:wrapSquare wrapText="bothSides"/>
            <wp:docPr id="2105129159"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29159" name="Picture 24"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920615" cy="424243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rFonts w:ascii="Microsoft Himalaya" w:hAnsi="Microsoft Himalaya" w:cs="Microsoft Himalaya"/>
          <w:noProof/>
          <w:sz w:val="44"/>
          <w:szCs w:val="44"/>
        </w:rPr>
        <w:drawing>
          <wp:anchor distT="0" distB="0" distL="114300" distR="114300" simplePos="0" relativeHeight="251713536" behindDoc="0" locked="0" layoutInCell="1" allowOverlap="1" wp14:anchorId="76416E77" wp14:editId="2316A02B">
            <wp:simplePos x="0" y="0"/>
            <wp:positionH relativeFrom="column">
              <wp:posOffset>-100330</wp:posOffset>
            </wp:positionH>
            <wp:positionV relativeFrom="paragraph">
              <wp:posOffset>4714240</wp:posOffset>
            </wp:positionV>
            <wp:extent cx="5003165" cy="4117340"/>
            <wp:effectExtent l="19050" t="19050" r="26035" b="16510"/>
            <wp:wrapSquare wrapText="bothSides"/>
            <wp:docPr id="1197289612"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89612" name="Picture 25"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003165" cy="411734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rFonts w:ascii="Microsoft Himalaya" w:hAnsi="Microsoft Himalaya" w:cs="Microsoft Himalaya"/>
          <w:sz w:val="44"/>
          <w:szCs w:val="44"/>
        </w:rPr>
        <w:br w:type="page"/>
      </w:r>
    </w:p>
    <w:p w14:paraId="2013FD41" w14:textId="581D05EA" w:rsidR="00615914" w:rsidRDefault="00615914" w:rsidP="001F0F3D">
      <w:pPr>
        <w:rPr>
          <w:rFonts w:ascii="Bradley Hand ITC" w:hAnsi="Bradley Hand ITC" w:cs="Microsoft Himalaya"/>
          <w:sz w:val="44"/>
          <w:szCs w:val="44"/>
        </w:rPr>
      </w:pPr>
    </w:p>
    <w:p w14:paraId="64F249CA" w14:textId="1B792832" w:rsidR="001F0F3D" w:rsidRPr="00CA6FAC" w:rsidRDefault="001F0F3D" w:rsidP="001F0F3D">
      <w:pPr>
        <w:rPr>
          <w:rFonts w:ascii="Comic Sans MS" w:hAnsi="Comic Sans MS" w:cs="Microsoft Himalaya"/>
          <w:sz w:val="44"/>
          <w:szCs w:val="44"/>
        </w:rPr>
      </w:pPr>
      <w:r w:rsidRPr="00CA6FAC">
        <w:rPr>
          <w:rFonts w:ascii="Comic Sans MS" w:hAnsi="Comic Sans MS" w:cs="Microsoft Himalaya"/>
          <w:sz w:val="44"/>
          <w:szCs w:val="44"/>
        </w:rPr>
        <w:t>BIBLIOGRAPHY</w:t>
      </w:r>
    </w:p>
    <w:p w14:paraId="506917B8" w14:textId="77777777" w:rsidR="001F0F3D" w:rsidRDefault="001F0F3D" w:rsidP="001F0F3D">
      <w:pPr>
        <w:rPr>
          <w:rFonts w:ascii="Bradley Hand ITC" w:hAnsi="Bradley Hand ITC" w:cs="Microsoft Himalaya"/>
          <w:b/>
          <w:bCs/>
          <w:sz w:val="44"/>
          <w:szCs w:val="44"/>
        </w:rPr>
      </w:pPr>
    </w:p>
    <w:p w14:paraId="5C1FA1F1" w14:textId="77FD14A5" w:rsidR="001F0F3D" w:rsidRDefault="00DA5EAC" w:rsidP="001F0F3D">
      <w:pPr>
        <w:jc w:val="left"/>
        <w:rPr>
          <w:rFonts w:ascii="Microsoft Himalaya" w:hAnsi="Microsoft Himalaya" w:cs="Microsoft Himalaya"/>
          <w:sz w:val="44"/>
          <w:szCs w:val="44"/>
        </w:rPr>
      </w:pPr>
      <w:r>
        <w:rPr>
          <w:rFonts w:ascii="Microsoft Himalaya" w:hAnsi="Microsoft Himalaya" w:cs="Microsoft Himalaya"/>
          <w:sz w:val="44"/>
          <w:szCs w:val="44"/>
        </w:rPr>
        <w:t>Sites:</w:t>
      </w:r>
    </w:p>
    <w:p w14:paraId="07F6048F" w14:textId="16E85A8F" w:rsidR="00DA5EAC" w:rsidRDefault="00DA5EAC" w:rsidP="00DA5EAC">
      <w:pPr>
        <w:pStyle w:val="ListParagraph"/>
        <w:numPr>
          <w:ilvl w:val="0"/>
          <w:numId w:val="3"/>
        </w:numPr>
        <w:jc w:val="left"/>
        <w:rPr>
          <w:rFonts w:ascii="Microsoft Himalaya" w:hAnsi="Microsoft Himalaya" w:cs="Microsoft Himalaya"/>
          <w:sz w:val="44"/>
          <w:szCs w:val="44"/>
        </w:rPr>
      </w:pPr>
      <w:hyperlink r:id="rId28" w:history="1">
        <w:r w:rsidRPr="009D6382">
          <w:rPr>
            <w:rStyle w:val="Hyperlink"/>
            <w:rFonts w:ascii="Microsoft Himalaya" w:hAnsi="Microsoft Himalaya" w:cs="Microsoft Himalaya"/>
            <w:sz w:val="44"/>
            <w:szCs w:val="44"/>
          </w:rPr>
          <w:t>www.google.com</w:t>
        </w:r>
      </w:hyperlink>
    </w:p>
    <w:p w14:paraId="71D6A502" w14:textId="4BCC35E6" w:rsidR="00DA5EAC" w:rsidRDefault="00DA5EAC" w:rsidP="00DA5EAC">
      <w:pPr>
        <w:pStyle w:val="ListParagraph"/>
        <w:numPr>
          <w:ilvl w:val="0"/>
          <w:numId w:val="3"/>
        </w:numPr>
        <w:jc w:val="left"/>
        <w:rPr>
          <w:rFonts w:ascii="Microsoft Himalaya" w:hAnsi="Microsoft Himalaya" w:cs="Microsoft Himalaya"/>
          <w:sz w:val="44"/>
          <w:szCs w:val="44"/>
        </w:rPr>
      </w:pPr>
      <w:hyperlink r:id="rId29" w:history="1">
        <w:r w:rsidRPr="009D6382">
          <w:rPr>
            <w:rStyle w:val="Hyperlink"/>
            <w:rFonts w:ascii="Microsoft Himalaya" w:hAnsi="Microsoft Himalaya" w:cs="Microsoft Himalaya"/>
            <w:sz w:val="44"/>
            <w:szCs w:val="44"/>
          </w:rPr>
          <w:t>www.geekforgeeks.org</w:t>
        </w:r>
      </w:hyperlink>
    </w:p>
    <w:p w14:paraId="4F3F3F65" w14:textId="4B857C71" w:rsidR="00DA5EAC" w:rsidRDefault="00DA5EAC" w:rsidP="00DA5EAC">
      <w:pPr>
        <w:pStyle w:val="ListParagraph"/>
        <w:numPr>
          <w:ilvl w:val="0"/>
          <w:numId w:val="3"/>
        </w:numPr>
        <w:jc w:val="left"/>
        <w:rPr>
          <w:rFonts w:ascii="Microsoft Himalaya" w:hAnsi="Microsoft Himalaya" w:cs="Microsoft Himalaya"/>
          <w:sz w:val="44"/>
          <w:szCs w:val="44"/>
        </w:rPr>
      </w:pPr>
      <w:hyperlink r:id="rId30" w:history="1">
        <w:r w:rsidRPr="009D6382">
          <w:rPr>
            <w:rStyle w:val="Hyperlink"/>
            <w:rFonts w:ascii="Microsoft Himalaya" w:hAnsi="Microsoft Himalaya" w:cs="Microsoft Himalaya"/>
            <w:sz w:val="44"/>
            <w:szCs w:val="44"/>
          </w:rPr>
          <w:t>www.python.org</w:t>
        </w:r>
      </w:hyperlink>
    </w:p>
    <w:p w14:paraId="23230B5D" w14:textId="6256F651" w:rsidR="00DA5EAC" w:rsidRDefault="00DA5EAC" w:rsidP="00DA5EAC">
      <w:pPr>
        <w:pStyle w:val="ListParagraph"/>
        <w:numPr>
          <w:ilvl w:val="0"/>
          <w:numId w:val="3"/>
        </w:numPr>
        <w:jc w:val="left"/>
        <w:rPr>
          <w:rFonts w:ascii="Microsoft Himalaya" w:hAnsi="Microsoft Himalaya" w:cs="Microsoft Himalaya"/>
          <w:sz w:val="44"/>
          <w:szCs w:val="44"/>
        </w:rPr>
      </w:pPr>
      <w:hyperlink r:id="rId31" w:history="1">
        <w:r w:rsidRPr="009D6382">
          <w:rPr>
            <w:rStyle w:val="Hyperlink"/>
            <w:rFonts w:ascii="Microsoft Himalaya" w:hAnsi="Microsoft Himalaya" w:cs="Microsoft Himalaya"/>
            <w:sz w:val="44"/>
            <w:szCs w:val="44"/>
          </w:rPr>
          <w:t>www.mysql.org</w:t>
        </w:r>
      </w:hyperlink>
    </w:p>
    <w:p w14:paraId="779F68D7" w14:textId="15176E38" w:rsidR="00DA5EAC" w:rsidRDefault="00DA5EAC" w:rsidP="00DA5EAC">
      <w:pPr>
        <w:pStyle w:val="ListParagraph"/>
        <w:numPr>
          <w:ilvl w:val="0"/>
          <w:numId w:val="3"/>
        </w:numPr>
        <w:jc w:val="left"/>
        <w:rPr>
          <w:rFonts w:ascii="Microsoft Himalaya" w:hAnsi="Microsoft Himalaya" w:cs="Microsoft Himalaya"/>
          <w:sz w:val="44"/>
          <w:szCs w:val="44"/>
        </w:rPr>
      </w:pPr>
      <w:hyperlink r:id="rId32" w:history="1">
        <w:r w:rsidRPr="009D6382">
          <w:rPr>
            <w:rStyle w:val="Hyperlink"/>
            <w:rFonts w:ascii="Microsoft Himalaya" w:hAnsi="Microsoft Himalaya" w:cs="Microsoft Himalaya"/>
            <w:sz w:val="44"/>
            <w:szCs w:val="44"/>
          </w:rPr>
          <w:t>www.github.org</w:t>
        </w:r>
      </w:hyperlink>
    </w:p>
    <w:p w14:paraId="54BFB124" w14:textId="77777777" w:rsidR="00DA5EAC" w:rsidRDefault="00DA5EAC" w:rsidP="00DA5EAC">
      <w:pPr>
        <w:ind w:left="360"/>
        <w:jc w:val="left"/>
        <w:rPr>
          <w:rFonts w:ascii="Microsoft Himalaya" w:hAnsi="Microsoft Himalaya" w:cs="Microsoft Himalaya"/>
          <w:sz w:val="44"/>
          <w:szCs w:val="44"/>
        </w:rPr>
      </w:pPr>
    </w:p>
    <w:p w14:paraId="734C5FF0" w14:textId="77777777" w:rsidR="00DA5EAC" w:rsidRDefault="00DA5EAC" w:rsidP="00DA5EAC">
      <w:pPr>
        <w:ind w:left="360"/>
        <w:jc w:val="left"/>
        <w:rPr>
          <w:rFonts w:ascii="Microsoft Himalaya" w:hAnsi="Microsoft Himalaya" w:cs="Microsoft Himalaya"/>
          <w:sz w:val="44"/>
          <w:szCs w:val="44"/>
        </w:rPr>
      </w:pPr>
    </w:p>
    <w:p w14:paraId="08A3B75B" w14:textId="26CABC53" w:rsidR="00DA5EAC" w:rsidRDefault="00DA5EAC" w:rsidP="00DA5EAC">
      <w:pPr>
        <w:ind w:left="360"/>
        <w:jc w:val="left"/>
        <w:rPr>
          <w:rFonts w:ascii="Microsoft Himalaya" w:hAnsi="Microsoft Himalaya" w:cs="Microsoft Himalaya"/>
          <w:sz w:val="44"/>
          <w:szCs w:val="44"/>
        </w:rPr>
      </w:pPr>
      <w:r>
        <w:rPr>
          <w:rFonts w:ascii="Microsoft Himalaya" w:hAnsi="Microsoft Himalaya" w:cs="Microsoft Himalaya"/>
          <w:sz w:val="44"/>
          <w:szCs w:val="44"/>
        </w:rPr>
        <w:t>Books:</w:t>
      </w:r>
    </w:p>
    <w:p w14:paraId="19D32737" w14:textId="4CE2160C" w:rsidR="00DA5EAC" w:rsidRDefault="00DA5EAC" w:rsidP="00DA5EAC">
      <w:pPr>
        <w:pStyle w:val="ListParagraph"/>
        <w:numPr>
          <w:ilvl w:val="0"/>
          <w:numId w:val="4"/>
        </w:numPr>
        <w:jc w:val="left"/>
        <w:rPr>
          <w:rFonts w:ascii="Microsoft Himalaya" w:hAnsi="Microsoft Himalaya" w:cs="Microsoft Himalaya"/>
          <w:sz w:val="44"/>
          <w:szCs w:val="44"/>
        </w:rPr>
      </w:pPr>
      <w:r>
        <w:rPr>
          <w:rFonts w:ascii="Microsoft Himalaya" w:hAnsi="Microsoft Himalaya" w:cs="Microsoft Himalaya"/>
          <w:sz w:val="44"/>
          <w:szCs w:val="44"/>
        </w:rPr>
        <w:t>Computer Science with Python for Class XII by Sumita Arora</w:t>
      </w:r>
    </w:p>
    <w:p w14:paraId="51876A70" w14:textId="20359A4C" w:rsidR="00DA5EAC" w:rsidRPr="00DA5EAC" w:rsidRDefault="00DA5EAC" w:rsidP="00DA5EAC">
      <w:pPr>
        <w:pStyle w:val="ListParagraph"/>
        <w:numPr>
          <w:ilvl w:val="0"/>
          <w:numId w:val="4"/>
        </w:numPr>
        <w:jc w:val="left"/>
        <w:rPr>
          <w:rFonts w:ascii="Microsoft Himalaya" w:hAnsi="Microsoft Himalaya" w:cs="Microsoft Himalaya"/>
          <w:sz w:val="44"/>
          <w:szCs w:val="44"/>
        </w:rPr>
      </w:pPr>
      <w:r>
        <w:rPr>
          <w:rFonts w:ascii="Microsoft Himalaya" w:hAnsi="Microsoft Himalaya" w:cs="Microsoft Himalaya"/>
          <w:sz w:val="44"/>
          <w:szCs w:val="44"/>
        </w:rPr>
        <w:t>NCERT Computer Science Class XII</w:t>
      </w:r>
    </w:p>
    <w:sectPr w:rsidR="00DA5EAC" w:rsidRPr="00DA5EAC" w:rsidSect="00574B58">
      <w:footerReference w:type="default" r:id="rId33"/>
      <w:pgSz w:w="11906" w:h="16838"/>
      <w:pgMar w:top="1440" w:right="1440" w:bottom="1440" w:left="1440" w:header="708" w:footer="708" w:gutter="0"/>
      <w:pgBorders w:offsetFrom="page">
        <w:top w:val="double" w:sz="4" w:space="24" w:color="3A3A3A" w:themeColor="background2" w:themeShade="40"/>
        <w:left w:val="double" w:sz="4" w:space="24" w:color="3A3A3A" w:themeColor="background2" w:themeShade="40"/>
        <w:bottom w:val="double" w:sz="4" w:space="24" w:color="3A3A3A" w:themeColor="background2" w:themeShade="40"/>
        <w:right w:val="double" w:sz="4" w:space="24" w:color="3A3A3A" w:themeColor="background2" w:themeShade="4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45A497" w14:textId="77777777" w:rsidR="00774C3A" w:rsidRDefault="00774C3A" w:rsidP="00DF7BF5">
      <w:r>
        <w:separator/>
      </w:r>
    </w:p>
  </w:endnote>
  <w:endnote w:type="continuationSeparator" w:id="0">
    <w:p w14:paraId="1B494AF5" w14:textId="77777777" w:rsidR="00774C3A" w:rsidRDefault="00774C3A" w:rsidP="00DF7BF5">
      <w:r>
        <w:continuationSeparator/>
      </w:r>
    </w:p>
  </w:endnote>
  <w:endnote w:type="continuationNotice" w:id="1">
    <w:p w14:paraId="10DEF224" w14:textId="77777777" w:rsidR="00774C3A" w:rsidRDefault="00774C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ustomXmlInsRangeStart w:id="0" w:author="Table One" w:date="2024-12-28T12:58:00Z"/>
  <w:sdt>
    <w:sdtPr>
      <w:id w:val="39338142"/>
      <w:docPartObj>
        <w:docPartGallery w:val="Page Numbers (Bottom of Page)"/>
        <w:docPartUnique/>
      </w:docPartObj>
    </w:sdtPr>
    <w:sdtEndPr>
      <w:rPr>
        <w:noProof/>
        <w:color w:val="000000" w:themeColor="text1"/>
        <w:sz w:val="32"/>
        <w:szCs w:val="32"/>
      </w:rPr>
    </w:sdtEndPr>
    <w:sdtContent>
      <w:customXmlInsRangeEnd w:id="0"/>
      <w:p w14:paraId="29B6E63F" w14:textId="3DB7249D" w:rsidR="00000000" w:rsidRPr="00F731E9" w:rsidRDefault="00000000">
        <w:pPr>
          <w:pStyle w:val="Footer"/>
          <w:jc w:val="right"/>
          <w:rPr>
            <w:ins w:id="1" w:author="Table One" w:date="2024-12-28T12:58:00Z" w16du:dateUtc="2024-12-28T07:28:00Z"/>
            <w:color w:val="000000" w:themeColor="text1"/>
            <w:sz w:val="32"/>
            <w:szCs w:val="32"/>
          </w:rPr>
        </w:pPr>
        <w:ins w:id="2" w:author="Table One" w:date="2024-12-28T12:58:00Z" w16du:dateUtc="2024-12-28T07:28:00Z">
          <w:r w:rsidRPr="00F731E9">
            <w:rPr>
              <w:color w:val="000000" w:themeColor="text1"/>
              <w:sz w:val="32"/>
              <w:szCs w:val="32"/>
            </w:rPr>
            <w:fldChar w:fldCharType="begin"/>
          </w:r>
          <w:r w:rsidRPr="00F731E9">
            <w:rPr>
              <w:color w:val="000000" w:themeColor="text1"/>
              <w:sz w:val="32"/>
              <w:szCs w:val="32"/>
            </w:rPr>
            <w:instrText xml:space="preserve"> PAGE   \* MERGEFORMAT </w:instrText>
          </w:r>
          <w:r w:rsidRPr="00F731E9">
            <w:rPr>
              <w:color w:val="000000" w:themeColor="text1"/>
              <w:sz w:val="32"/>
              <w:szCs w:val="32"/>
            </w:rPr>
            <w:fldChar w:fldCharType="separate"/>
          </w:r>
          <w:r w:rsidRPr="00F731E9">
            <w:rPr>
              <w:noProof/>
              <w:color w:val="000000" w:themeColor="text1"/>
              <w:sz w:val="32"/>
              <w:szCs w:val="32"/>
            </w:rPr>
            <w:t>2</w:t>
          </w:r>
          <w:r w:rsidRPr="00F731E9">
            <w:rPr>
              <w:noProof/>
              <w:color w:val="000000" w:themeColor="text1"/>
              <w:sz w:val="32"/>
              <w:szCs w:val="32"/>
            </w:rPr>
            <w:fldChar w:fldCharType="end"/>
          </w:r>
        </w:ins>
      </w:p>
      <w:customXmlInsRangeStart w:id="3" w:author="Table One" w:date="2024-12-28T12:58:00Z"/>
    </w:sdtContent>
  </w:sdt>
  <w:customXmlInsRangeEnd w:id="3"/>
  <w:p w14:paraId="5B03AA17" w14:textId="77777777" w:rsidR="00522A22" w:rsidRDefault="00522A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1A847B" w14:textId="77777777" w:rsidR="00774C3A" w:rsidRDefault="00774C3A" w:rsidP="00DF7BF5">
      <w:r>
        <w:separator/>
      </w:r>
    </w:p>
  </w:footnote>
  <w:footnote w:type="continuationSeparator" w:id="0">
    <w:p w14:paraId="6E7A7726" w14:textId="77777777" w:rsidR="00774C3A" w:rsidRDefault="00774C3A" w:rsidP="00DF7BF5">
      <w:r>
        <w:continuationSeparator/>
      </w:r>
    </w:p>
  </w:footnote>
  <w:footnote w:type="continuationNotice" w:id="1">
    <w:p w14:paraId="290F6E6C" w14:textId="77777777" w:rsidR="00774C3A" w:rsidRDefault="00774C3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31EAF"/>
    <w:multiLevelType w:val="hybridMultilevel"/>
    <w:tmpl w:val="64988102"/>
    <w:lvl w:ilvl="0" w:tplc="8FC4B6C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F14681"/>
    <w:multiLevelType w:val="hybridMultilevel"/>
    <w:tmpl w:val="F53ED0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4F571A6"/>
    <w:multiLevelType w:val="hybridMultilevel"/>
    <w:tmpl w:val="D5FA6A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76578F1"/>
    <w:multiLevelType w:val="hybridMultilevel"/>
    <w:tmpl w:val="984AD8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3D453BB"/>
    <w:multiLevelType w:val="hybridMultilevel"/>
    <w:tmpl w:val="D10668C0"/>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5" w15:restartNumberingAfterBreak="0">
    <w:nsid w:val="7B927408"/>
    <w:multiLevelType w:val="hybridMultilevel"/>
    <w:tmpl w:val="4162C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55706553">
    <w:abstractNumId w:val="0"/>
  </w:num>
  <w:num w:numId="2" w16cid:durableId="696005711">
    <w:abstractNumId w:val="2"/>
  </w:num>
  <w:num w:numId="3" w16cid:durableId="1499660363">
    <w:abstractNumId w:val="5"/>
  </w:num>
  <w:num w:numId="4" w16cid:durableId="189923862">
    <w:abstractNumId w:val="1"/>
  </w:num>
  <w:num w:numId="5" w16cid:durableId="2016028443">
    <w:abstractNumId w:val="4"/>
  </w:num>
  <w:num w:numId="6" w16cid:durableId="116131222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able One">
    <w15:presenceInfo w15:providerId="Windows Live" w15:userId="d67feebb65e9dc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C3"/>
    <w:rsid w:val="000234CE"/>
    <w:rsid w:val="00110DF8"/>
    <w:rsid w:val="001135A3"/>
    <w:rsid w:val="001831D6"/>
    <w:rsid w:val="001870A8"/>
    <w:rsid w:val="001C7AF4"/>
    <w:rsid w:val="001F0F3D"/>
    <w:rsid w:val="001F7A05"/>
    <w:rsid w:val="00234564"/>
    <w:rsid w:val="00290895"/>
    <w:rsid w:val="002F4C36"/>
    <w:rsid w:val="00305226"/>
    <w:rsid w:val="003A034D"/>
    <w:rsid w:val="003F65A3"/>
    <w:rsid w:val="004124E7"/>
    <w:rsid w:val="00416DC5"/>
    <w:rsid w:val="00467FE1"/>
    <w:rsid w:val="004712BD"/>
    <w:rsid w:val="004D22D6"/>
    <w:rsid w:val="00522A22"/>
    <w:rsid w:val="00574B58"/>
    <w:rsid w:val="005815C1"/>
    <w:rsid w:val="005F1F46"/>
    <w:rsid w:val="00612145"/>
    <w:rsid w:val="00615914"/>
    <w:rsid w:val="006576A3"/>
    <w:rsid w:val="00687DC3"/>
    <w:rsid w:val="007459A9"/>
    <w:rsid w:val="007625B3"/>
    <w:rsid w:val="00774C3A"/>
    <w:rsid w:val="007A1DC3"/>
    <w:rsid w:val="007E146B"/>
    <w:rsid w:val="00827666"/>
    <w:rsid w:val="008D784A"/>
    <w:rsid w:val="00934032"/>
    <w:rsid w:val="00966FEB"/>
    <w:rsid w:val="009704FD"/>
    <w:rsid w:val="00992893"/>
    <w:rsid w:val="009E6629"/>
    <w:rsid w:val="00AB412F"/>
    <w:rsid w:val="00AB5279"/>
    <w:rsid w:val="00B6552C"/>
    <w:rsid w:val="00B80305"/>
    <w:rsid w:val="00B85644"/>
    <w:rsid w:val="00C34BDE"/>
    <w:rsid w:val="00C446C1"/>
    <w:rsid w:val="00C5044E"/>
    <w:rsid w:val="00C541F1"/>
    <w:rsid w:val="00CA6FAC"/>
    <w:rsid w:val="00CB094F"/>
    <w:rsid w:val="00D05C28"/>
    <w:rsid w:val="00D1080A"/>
    <w:rsid w:val="00D52B65"/>
    <w:rsid w:val="00D54901"/>
    <w:rsid w:val="00D62188"/>
    <w:rsid w:val="00D81FF5"/>
    <w:rsid w:val="00D93BD2"/>
    <w:rsid w:val="00DA45DB"/>
    <w:rsid w:val="00DA5EAC"/>
    <w:rsid w:val="00DA76BB"/>
    <w:rsid w:val="00DF7BF5"/>
    <w:rsid w:val="00E0380A"/>
    <w:rsid w:val="00EE5E9A"/>
    <w:rsid w:val="00F00B73"/>
    <w:rsid w:val="00F7144D"/>
    <w:rsid w:val="00F731E9"/>
    <w:rsid w:val="00FD12A0"/>
    <w:rsid w:val="00FD7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E036E"/>
  <w15:chartTrackingRefBased/>
  <w15:docId w15:val="{62205786-EB4C-4BF8-B5E5-C31EBA370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2D6"/>
  </w:style>
  <w:style w:type="paragraph" w:styleId="Heading1">
    <w:name w:val="heading 1"/>
    <w:basedOn w:val="Normal"/>
    <w:next w:val="Normal"/>
    <w:link w:val="Heading1Char"/>
    <w:uiPriority w:val="9"/>
    <w:qFormat/>
    <w:rsid w:val="00687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C3"/>
    <w:rPr>
      <w:rFonts w:eastAsiaTheme="majorEastAsia" w:cstheme="majorBidi"/>
      <w:color w:val="272727" w:themeColor="text1" w:themeTint="D8"/>
    </w:rPr>
  </w:style>
  <w:style w:type="paragraph" w:styleId="Title">
    <w:name w:val="Title"/>
    <w:basedOn w:val="Normal"/>
    <w:next w:val="Normal"/>
    <w:link w:val="TitleChar"/>
    <w:uiPriority w:val="10"/>
    <w:qFormat/>
    <w:rsid w:val="00687D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C3"/>
    <w:pPr>
      <w:spacing w:before="160" w:after="160"/>
    </w:pPr>
    <w:rPr>
      <w:i/>
      <w:iCs/>
      <w:color w:val="404040" w:themeColor="text1" w:themeTint="BF"/>
    </w:rPr>
  </w:style>
  <w:style w:type="character" w:customStyle="1" w:styleId="QuoteChar">
    <w:name w:val="Quote Char"/>
    <w:basedOn w:val="DefaultParagraphFont"/>
    <w:link w:val="Quote"/>
    <w:uiPriority w:val="29"/>
    <w:rsid w:val="00687DC3"/>
    <w:rPr>
      <w:i/>
      <w:iCs/>
      <w:color w:val="404040" w:themeColor="text1" w:themeTint="BF"/>
    </w:rPr>
  </w:style>
  <w:style w:type="paragraph" w:styleId="ListParagraph">
    <w:name w:val="List Paragraph"/>
    <w:basedOn w:val="Normal"/>
    <w:uiPriority w:val="34"/>
    <w:qFormat/>
    <w:rsid w:val="00687DC3"/>
    <w:pPr>
      <w:ind w:left="720"/>
      <w:contextualSpacing/>
    </w:pPr>
  </w:style>
  <w:style w:type="character" w:styleId="IntenseEmphasis">
    <w:name w:val="Intense Emphasis"/>
    <w:basedOn w:val="DefaultParagraphFont"/>
    <w:uiPriority w:val="21"/>
    <w:qFormat/>
    <w:rsid w:val="00687DC3"/>
    <w:rPr>
      <w:i/>
      <w:iCs/>
      <w:color w:val="0F4761" w:themeColor="accent1" w:themeShade="BF"/>
    </w:rPr>
  </w:style>
  <w:style w:type="paragraph" w:styleId="IntenseQuote">
    <w:name w:val="Intense Quote"/>
    <w:basedOn w:val="Normal"/>
    <w:next w:val="Normal"/>
    <w:link w:val="IntenseQuoteChar"/>
    <w:uiPriority w:val="30"/>
    <w:qFormat/>
    <w:rsid w:val="00687DC3"/>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687DC3"/>
    <w:rPr>
      <w:i/>
      <w:iCs/>
      <w:color w:val="0F4761" w:themeColor="accent1" w:themeShade="BF"/>
    </w:rPr>
  </w:style>
  <w:style w:type="character" w:styleId="IntenseReference">
    <w:name w:val="Intense Reference"/>
    <w:basedOn w:val="DefaultParagraphFont"/>
    <w:uiPriority w:val="32"/>
    <w:qFormat/>
    <w:rsid w:val="00687DC3"/>
    <w:rPr>
      <w:b/>
      <w:bCs/>
      <w:smallCaps/>
      <w:color w:val="0F4761" w:themeColor="accent1" w:themeShade="BF"/>
      <w:spacing w:val="5"/>
    </w:rPr>
  </w:style>
  <w:style w:type="paragraph" w:styleId="Header">
    <w:name w:val="header"/>
    <w:basedOn w:val="Normal"/>
    <w:link w:val="HeaderChar"/>
    <w:uiPriority w:val="99"/>
    <w:unhideWhenUsed/>
    <w:rsid w:val="00DF7BF5"/>
    <w:pPr>
      <w:tabs>
        <w:tab w:val="center" w:pos="4513"/>
        <w:tab w:val="right" w:pos="9026"/>
      </w:tabs>
    </w:pPr>
  </w:style>
  <w:style w:type="character" w:customStyle="1" w:styleId="HeaderChar">
    <w:name w:val="Header Char"/>
    <w:basedOn w:val="DefaultParagraphFont"/>
    <w:link w:val="Header"/>
    <w:uiPriority w:val="99"/>
    <w:rsid w:val="00DF7BF5"/>
  </w:style>
  <w:style w:type="paragraph" w:styleId="Footer">
    <w:name w:val="footer"/>
    <w:basedOn w:val="Normal"/>
    <w:link w:val="FooterChar"/>
    <w:uiPriority w:val="99"/>
    <w:unhideWhenUsed/>
    <w:rsid w:val="00DF7BF5"/>
    <w:pPr>
      <w:tabs>
        <w:tab w:val="center" w:pos="4513"/>
        <w:tab w:val="right" w:pos="9026"/>
      </w:tabs>
    </w:pPr>
  </w:style>
  <w:style w:type="character" w:customStyle="1" w:styleId="FooterChar">
    <w:name w:val="Footer Char"/>
    <w:basedOn w:val="DefaultParagraphFont"/>
    <w:link w:val="Footer"/>
    <w:uiPriority w:val="99"/>
    <w:rsid w:val="00DF7BF5"/>
  </w:style>
  <w:style w:type="character" w:styleId="Hyperlink">
    <w:name w:val="Hyperlink"/>
    <w:basedOn w:val="DefaultParagraphFont"/>
    <w:uiPriority w:val="99"/>
    <w:unhideWhenUsed/>
    <w:rsid w:val="00DA5EAC"/>
    <w:rPr>
      <w:color w:val="467886" w:themeColor="hyperlink"/>
      <w:u w:val="single"/>
    </w:rPr>
  </w:style>
  <w:style w:type="character" w:styleId="UnresolvedMention">
    <w:name w:val="Unresolved Mention"/>
    <w:basedOn w:val="DefaultParagraphFont"/>
    <w:uiPriority w:val="99"/>
    <w:semiHidden/>
    <w:unhideWhenUsed/>
    <w:rsid w:val="00DA5EAC"/>
    <w:rPr>
      <w:color w:val="605E5C"/>
      <w:shd w:val="clear" w:color="auto" w:fill="E1DFDD"/>
    </w:rPr>
  </w:style>
  <w:style w:type="paragraph" w:styleId="Revision">
    <w:name w:val="Revision"/>
    <w:hidden/>
    <w:uiPriority w:val="99"/>
    <w:semiHidden/>
    <w:rsid w:val="00522A22"/>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www.geekforgeek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www.github.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google.com"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www.mysql.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www.python.org" TargetMode="External"/><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BD553-76D1-4F8D-90A8-2D5641385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34</Pages>
  <Words>3103</Words>
  <Characters>17691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Table One</dc:creator>
  <cp:keywords/>
  <dc:description/>
  <cp:lastModifiedBy>Table One</cp:lastModifiedBy>
  <cp:revision>6</cp:revision>
  <cp:lastPrinted>2024-12-26T14:05:00Z</cp:lastPrinted>
  <dcterms:created xsi:type="dcterms:W3CDTF">2024-12-26T14:05:00Z</dcterms:created>
  <dcterms:modified xsi:type="dcterms:W3CDTF">2024-12-28T07:30:00Z</dcterms:modified>
</cp:coreProperties>
</file>